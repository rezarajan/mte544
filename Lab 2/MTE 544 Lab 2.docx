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829F" w14:textId="4D4CA44D" w:rsidR="00E825BD" w:rsidRPr="007A1196" w:rsidRDefault="00E825BD" w:rsidP="00A81483">
      <w:pPr>
        <w:pStyle w:val="Heading1"/>
        <w:spacing w:before="0"/>
        <w:jc w:val="both"/>
        <w:rPr>
          <w:ins w:id="0" w:author="Reza Rajan" w:date="2020-03-13T09:49:00Z"/>
          <w:rFonts w:ascii="Calibri" w:hAnsi="Calibri" w:cs="Calibri"/>
          <w:sz w:val="28"/>
          <w:szCs w:val="28"/>
          <w:rPrChange w:id="1" w:author="Reza Rajan" w:date="2020-03-13T11:13:00Z">
            <w:rPr>
              <w:ins w:id="2" w:author="Reza Rajan" w:date="2020-03-13T09:49:00Z"/>
              <w:rFonts w:ascii="Calibri" w:hAnsi="Calibri" w:cs="Calibri"/>
            </w:rPr>
          </w:rPrChange>
        </w:rPr>
        <w:pPrChange w:id="3" w:author="Cameron" w:date="2020-03-13T11:07:00Z">
          <w:pPr>
            <w:pStyle w:val="Heading1"/>
            <w:jc w:val="both"/>
          </w:pPr>
        </w:pPrChange>
      </w:pPr>
      <w:ins w:id="4" w:author="Reza Rajan" w:date="2020-03-13T09:49:00Z">
        <w:r w:rsidRPr="007A1196">
          <w:rPr>
            <w:rFonts w:ascii="Calibri" w:hAnsi="Calibri" w:cs="Calibri"/>
            <w:sz w:val="28"/>
            <w:szCs w:val="28"/>
            <w:rPrChange w:id="5" w:author="Reza Rajan" w:date="2020-03-13T11:13:00Z">
              <w:rPr>
                <w:rFonts w:ascii="Calibri" w:hAnsi="Calibri" w:cs="Calibri"/>
              </w:rPr>
            </w:rPrChange>
          </w:rPr>
          <w:t>Preamble</w:t>
        </w:r>
      </w:ins>
    </w:p>
    <w:p w14:paraId="257FC1D7" w14:textId="213CE74B" w:rsidR="00E825BD" w:rsidRPr="007A1196" w:rsidRDefault="00E825BD">
      <w:pPr>
        <w:jc w:val="both"/>
        <w:rPr>
          <w:ins w:id="6" w:author="Reza Rajan" w:date="2020-03-13T09:49:00Z"/>
          <w:rFonts w:ascii="Calibri" w:hAnsi="Calibri" w:cs="Calibri"/>
          <w:sz w:val="23"/>
          <w:szCs w:val="23"/>
          <w:rPrChange w:id="7" w:author="Reza Rajan" w:date="2020-03-13T11:13:00Z">
            <w:rPr>
              <w:ins w:id="8" w:author="Reza Rajan" w:date="2020-03-13T09:49:00Z"/>
              <w:rFonts w:ascii="Calibri" w:hAnsi="Calibri" w:cs="Calibri"/>
            </w:rPr>
          </w:rPrChange>
        </w:rPr>
      </w:pPr>
      <w:ins w:id="9" w:author="Reza Rajan" w:date="2020-03-13T09:49:00Z">
        <w:r w:rsidRPr="007A1196">
          <w:rPr>
            <w:rFonts w:ascii="Calibri" w:hAnsi="Calibri" w:cs="Calibri"/>
            <w:sz w:val="23"/>
            <w:szCs w:val="23"/>
            <w:rPrChange w:id="10" w:author="Reza Rajan" w:date="2020-03-13T11:13:00Z">
              <w:rPr>
                <w:rFonts w:ascii="Calibri" w:hAnsi="Calibri" w:cs="Calibri"/>
              </w:rPr>
            </w:rPrChange>
          </w:rPr>
          <w:t xml:space="preserve">This lab focuses on mapping and state estimation using a Turtlebot’s sensors, an external indoor positioning system (IPS) and an Extended Kalman Filter (EKF). </w:t>
        </w:r>
      </w:ins>
      <w:ins w:id="11" w:author="Reza Rajan" w:date="2020-03-13T11:09:00Z">
        <w:r w:rsidR="00E27A1D" w:rsidRPr="007A1196">
          <w:rPr>
            <w:rFonts w:ascii="Calibri" w:hAnsi="Calibri" w:cs="Calibri"/>
            <w:sz w:val="23"/>
            <w:szCs w:val="23"/>
            <w:rPrChange w:id="12" w:author="Reza Rajan" w:date="2020-03-13T11:13:00Z">
              <w:rPr>
                <w:rFonts w:ascii="Calibri" w:hAnsi="Calibri" w:cs="Calibri"/>
                <w:sz w:val="23"/>
                <w:szCs w:val="23"/>
              </w:rPr>
            </w:rPrChange>
          </w:rPr>
          <w:t>Specifically,</w:t>
        </w:r>
      </w:ins>
      <w:ins w:id="13" w:author="Reza Rajan" w:date="2020-03-13T11:08:00Z">
        <w:r w:rsidR="00A145E4" w:rsidRPr="007A1196">
          <w:rPr>
            <w:rFonts w:ascii="Calibri" w:hAnsi="Calibri" w:cs="Calibri"/>
            <w:sz w:val="23"/>
            <w:szCs w:val="23"/>
            <w:rPrChange w:id="14" w:author="Reza Rajan" w:date="2020-03-13T11:13:00Z">
              <w:rPr>
                <w:rFonts w:ascii="Calibri" w:hAnsi="Calibri" w:cs="Calibri"/>
                <w:sz w:val="23"/>
                <w:szCs w:val="23"/>
              </w:rPr>
            </w:rPrChange>
          </w:rPr>
          <w:t xml:space="preserve"> </w:t>
        </w:r>
      </w:ins>
      <w:ins w:id="15" w:author="Reza Rajan" w:date="2020-03-13T09:49:00Z">
        <w:r w:rsidRPr="007A1196">
          <w:rPr>
            <w:rFonts w:ascii="Calibri" w:hAnsi="Calibri" w:cs="Calibri"/>
            <w:sz w:val="23"/>
            <w:szCs w:val="23"/>
            <w:rPrChange w:id="16" w:author="Reza Rajan" w:date="2020-03-13T11:13:00Z">
              <w:rPr>
                <w:rFonts w:ascii="Calibri" w:hAnsi="Calibri" w:cs="Calibri"/>
              </w:rPr>
            </w:rPrChange>
          </w:rPr>
          <w:t xml:space="preserve">for mapping, the lab aims at </w:t>
        </w:r>
      </w:ins>
      <w:ins w:id="17" w:author="Reza Rajan" w:date="2020-03-13T11:08:00Z">
        <w:r w:rsidR="00686FDD" w:rsidRPr="007A1196">
          <w:rPr>
            <w:rFonts w:ascii="Calibri" w:hAnsi="Calibri" w:cs="Calibri"/>
            <w:sz w:val="23"/>
            <w:szCs w:val="23"/>
            <w:rPrChange w:id="18" w:author="Reza Rajan" w:date="2020-03-13T11:13:00Z">
              <w:rPr>
                <w:rFonts w:ascii="Calibri" w:hAnsi="Calibri" w:cs="Calibri"/>
                <w:sz w:val="23"/>
                <w:szCs w:val="23"/>
              </w:rPr>
            </w:rPrChange>
          </w:rPr>
          <w:t>generating</w:t>
        </w:r>
      </w:ins>
      <w:ins w:id="19" w:author="Reza Rajan" w:date="2020-03-13T09:49:00Z">
        <w:r w:rsidRPr="007A1196">
          <w:rPr>
            <w:rFonts w:ascii="Calibri" w:hAnsi="Calibri" w:cs="Calibri"/>
            <w:sz w:val="23"/>
            <w:szCs w:val="23"/>
            <w:rPrChange w:id="20" w:author="Reza Rajan" w:date="2020-03-13T11:13:00Z">
              <w:rPr>
                <w:rFonts w:ascii="Calibri" w:hAnsi="Calibri" w:cs="Calibri"/>
              </w:rPr>
            </w:rPrChange>
          </w:rPr>
          <w:t xml:space="preserve"> an occupancy grid</w:t>
        </w:r>
      </w:ins>
      <w:ins w:id="21" w:author="Reza Rajan" w:date="2020-03-13T11:08:00Z">
        <w:r w:rsidR="00AC5677" w:rsidRPr="007A1196">
          <w:rPr>
            <w:rFonts w:ascii="Calibri" w:hAnsi="Calibri" w:cs="Calibri"/>
            <w:sz w:val="23"/>
            <w:szCs w:val="23"/>
            <w:rPrChange w:id="22" w:author="Reza Rajan" w:date="2020-03-13T11:13:00Z">
              <w:rPr>
                <w:rFonts w:ascii="Calibri" w:hAnsi="Calibri" w:cs="Calibri"/>
                <w:sz w:val="23"/>
                <w:szCs w:val="23"/>
              </w:rPr>
            </w:rPrChange>
          </w:rPr>
          <w:t xml:space="preserve"> </w:t>
        </w:r>
      </w:ins>
      <w:ins w:id="23" w:author="Reza Rajan" w:date="2020-03-13T09:49:00Z">
        <w:r w:rsidRPr="007A1196">
          <w:rPr>
            <w:rFonts w:ascii="Calibri" w:hAnsi="Calibri" w:cs="Calibri"/>
            <w:sz w:val="23"/>
            <w:szCs w:val="23"/>
            <w:rPrChange w:id="24" w:author="Reza Rajan" w:date="2020-03-13T11:13:00Z">
              <w:rPr>
                <w:rFonts w:ascii="Calibri" w:hAnsi="Calibri" w:cs="Calibri"/>
              </w:rPr>
            </w:rPrChange>
          </w:rPr>
          <w:t>using laser scan data</w:t>
        </w:r>
      </w:ins>
      <w:ins w:id="25" w:author="Reza Rajan" w:date="2020-03-13T11:08:00Z">
        <w:r w:rsidR="00AC5677" w:rsidRPr="007A1196">
          <w:rPr>
            <w:rFonts w:ascii="Calibri" w:hAnsi="Calibri" w:cs="Calibri"/>
            <w:sz w:val="23"/>
            <w:szCs w:val="23"/>
            <w:rPrChange w:id="26" w:author="Reza Rajan" w:date="2020-03-13T11:13:00Z">
              <w:rPr>
                <w:rFonts w:ascii="Calibri" w:hAnsi="Calibri" w:cs="Calibri"/>
                <w:sz w:val="23"/>
                <w:szCs w:val="23"/>
              </w:rPr>
            </w:rPrChange>
          </w:rPr>
          <w:t xml:space="preserve"> </w:t>
        </w:r>
      </w:ins>
      <w:ins w:id="27" w:author="Reza Rajan" w:date="2020-03-13T09:49:00Z">
        <w:r w:rsidRPr="007A1196">
          <w:rPr>
            <w:rFonts w:ascii="Calibri" w:hAnsi="Calibri" w:cs="Calibri"/>
            <w:sz w:val="23"/>
            <w:szCs w:val="23"/>
            <w:rPrChange w:id="28" w:author="Reza Rajan" w:date="2020-03-13T11:13:00Z">
              <w:rPr>
                <w:rFonts w:ascii="Calibri" w:hAnsi="Calibri" w:cs="Calibri"/>
              </w:rPr>
            </w:rPrChange>
          </w:rPr>
          <w:t xml:space="preserve">and Bresenham’s line plotting algorithm, in conjunction with a </w:t>
        </w:r>
        <w:proofErr w:type="spellStart"/>
        <w:r w:rsidRPr="007A1196">
          <w:rPr>
            <w:rFonts w:ascii="Calibri" w:hAnsi="Calibri" w:cs="Calibri"/>
            <w:sz w:val="23"/>
            <w:szCs w:val="23"/>
            <w:rPrChange w:id="29" w:author="Reza Rajan" w:date="2020-03-13T11:13:00Z">
              <w:rPr>
                <w:rFonts w:ascii="Calibri" w:hAnsi="Calibri" w:cs="Calibri"/>
              </w:rPr>
            </w:rPrChange>
          </w:rPr>
          <w:t>logodds</w:t>
        </w:r>
        <w:proofErr w:type="spellEnd"/>
        <w:r w:rsidRPr="007A1196">
          <w:rPr>
            <w:rFonts w:ascii="Calibri" w:hAnsi="Calibri" w:cs="Calibri"/>
            <w:sz w:val="23"/>
            <w:szCs w:val="23"/>
            <w:rPrChange w:id="30" w:author="Reza Rajan" w:date="2020-03-13T11:13:00Z">
              <w:rPr>
                <w:rFonts w:ascii="Calibri" w:hAnsi="Calibri" w:cs="Calibri"/>
              </w:rPr>
            </w:rPrChange>
          </w:rPr>
          <w:t xml:space="preserve"> update. The state estimation portion is based on implementing an EKF </w:t>
        </w:r>
      </w:ins>
      <w:ins w:id="31" w:author="Reza Rajan" w:date="2020-03-13T11:08:00Z">
        <w:r w:rsidR="00AD795B" w:rsidRPr="007A1196">
          <w:rPr>
            <w:rFonts w:ascii="Calibri" w:hAnsi="Calibri" w:cs="Calibri"/>
            <w:sz w:val="23"/>
            <w:szCs w:val="23"/>
            <w:rPrChange w:id="32" w:author="Reza Rajan" w:date="2020-03-13T11:13:00Z">
              <w:rPr>
                <w:rFonts w:ascii="Calibri" w:hAnsi="Calibri" w:cs="Calibri"/>
                <w:sz w:val="23"/>
                <w:szCs w:val="23"/>
              </w:rPr>
            </w:rPrChange>
          </w:rPr>
          <w:t>using</w:t>
        </w:r>
      </w:ins>
      <w:ins w:id="33" w:author="Reza Rajan" w:date="2020-03-13T09:49:00Z">
        <w:r w:rsidRPr="007A1196">
          <w:rPr>
            <w:rFonts w:ascii="Calibri" w:hAnsi="Calibri" w:cs="Calibri"/>
            <w:sz w:val="23"/>
            <w:szCs w:val="23"/>
            <w:rPrChange w:id="34" w:author="Reza Rajan" w:date="2020-03-13T11:13:00Z">
              <w:rPr>
                <w:rFonts w:ascii="Calibri" w:hAnsi="Calibri" w:cs="Calibri"/>
              </w:rPr>
            </w:rPrChange>
          </w:rPr>
          <w:t xml:space="preserve"> position data modified with additive gaussian noise, requiring the engineer to test various noise covariance matrices to produce suitable state predictions.</w:t>
        </w:r>
      </w:ins>
    </w:p>
    <w:p w14:paraId="313C11CC" w14:textId="77777777" w:rsidR="00E825BD" w:rsidRPr="007A1196" w:rsidRDefault="00E825BD">
      <w:pPr>
        <w:pStyle w:val="Heading1"/>
        <w:jc w:val="both"/>
        <w:rPr>
          <w:ins w:id="35" w:author="Reza Rajan" w:date="2020-03-13T09:49:00Z"/>
          <w:rFonts w:ascii="Calibri" w:hAnsi="Calibri" w:cs="Calibri"/>
          <w:sz w:val="26"/>
          <w:szCs w:val="26"/>
          <w:rPrChange w:id="36" w:author="Reza Rajan" w:date="2020-03-13T11:13:00Z">
            <w:rPr>
              <w:ins w:id="37" w:author="Reza Rajan" w:date="2020-03-13T09:49:00Z"/>
              <w:rFonts w:ascii="Calibri" w:hAnsi="Calibri" w:cs="Calibri"/>
            </w:rPr>
          </w:rPrChange>
        </w:rPr>
      </w:pPr>
      <w:ins w:id="38" w:author="Reza Rajan" w:date="2020-03-13T09:49:00Z">
        <w:r w:rsidRPr="007A1196">
          <w:rPr>
            <w:rFonts w:ascii="Calibri" w:hAnsi="Calibri" w:cs="Calibri"/>
            <w:sz w:val="26"/>
            <w:szCs w:val="26"/>
            <w:rPrChange w:id="39" w:author="Reza Rajan" w:date="2020-03-13T11:13:00Z">
              <w:rPr>
                <w:rFonts w:ascii="Calibri" w:hAnsi="Calibri" w:cs="Calibri"/>
              </w:rPr>
            </w:rPrChange>
          </w:rPr>
          <w:t>Mapping</w:t>
        </w:r>
      </w:ins>
    </w:p>
    <w:p w14:paraId="68839DE4" w14:textId="77777777" w:rsidR="00E825BD" w:rsidRPr="007A1196" w:rsidRDefault="00E825BD">
      <w:pPr>
        <w:jc w:val="both"/>
        <w:rPr>
          <w:ins w:id="40" w:author="Reza Rajan" w:date="2020-03-13T09:49:00Z"/>
          <w:rFonts w:ascii="Calibri" w:hAnsi="Calibri" w:cs="Calibri"/>
          <w:sz w:val="23"/>
          <w:szCs w:val="23"/>
          <w:rPrChange w:id="41" w:author="Reza Rajan" w:date="2020-03-13T11:13:00Z">
            <w:rPr>
              <w:ins w:id="42" w:author="Reza Rajan" w:date="2020-03-13T09:49:00Z"/>
              <w:rFonts w:ascii="Calibri" w:hAnsi="Calibri" w:cs="Calibri"/>
            </w:rPr>
          </w:rPrChange>
        </w:rPr>
      </w:pPr>
      <w:ins w:id="43" w:author="Reza Rajan" w:date="2020-03-13T09:49:00Z">
        <w:r w:rsidRPr="007A1196">
          <w:rPr>
            <w:rFonts w:ascii="Calibri" w:hAnsi="Calibri" w:cs="Calibri"/>
            <w:sz w:val="23"/>
            <w:szCs w:val="23"/>
            <w:rPrChange w:id="44" w:author="Reza Rajan" w:date="2020-03-13T11:13:00Z">
              <w:rPr>
                <w:rFonts w:ascii="Calibri" w:hAnsi="Calibri" w:cs="Calibri"/>
              </w:rPr>
            </w:rPrChange>
          </w:rPr>
          <w:t>The requirements of the mapping portion of the lab are detailed as follows:</w:t>
        </w:r>
      </w:ins>
    </w:p>
    <w:p w14:paraId="1C4D2B6B" w14:textId="77D59F1F" w:rsidR="00E825BD" w:rsidRPr="007A1196" w:rsidRDefault="00E825BD">
      <w:pPr>
        <w:pStyle w:val="ListParagraph"/>
        <w:numPr>
          <w:ilvl w:val="0"/>
          <w:numId w:val="13"/>
        </w:numPr>
        <w:jc w:val="both"/>
        <w:rPr>
          <w:ins w:id="45" w:author="Reza Rajan" w:date="2020-03-13T09:49:00Z"/>
          <w:rFonts w:ascii="Calibri" w:hAnsi="Calibri" w:cs="Calibri"/>
          <w:sz w:val="23"/>
          <w:szCs w:val="23"/>
          <w:rPrChange w:id="46" w:author="Reza Rajan" w:date="2020-03-13T11:13:00Z">
            <w:rPr>
              <w:ins w:id="47" w:author="Reza Rajan" w:date="2020-03-13T09:49:00Z"/>
              <w:rFonts w:ascii="Calibri" w:hAnsi="Calibri" w:cs="Calibri"/>
            </w:rPr>
          </w:rPrChange>
        </w:rPr>
      </w:pPr>
      <w:ins w:id="48" w:author="Reza Rajan" w:date="2020-03-13T09:49:00Z">
        <w:r w:rsidRPr="007A1196">
          <w:rPr>
            <w:rFonts w:ascii="Calibri" w:hAnsi="Calibri" w:cs="Calibri"/>
            <w:sz w:val="23"/>
            <w:szCs w:val="23"/>
            <w:rPrChange w:id="49" w:author="Reza Rajan" w:date="2020-03-13T11:13:00Z">
              <w:rPr>
                <w:rFonts w:ascii="Calibri" w:hAnsi="Calibri" w:cs="Calibri"/>
              </w:rPr>
            </w:rPrChange>
          </w:rPr>
          <w:t xml:space="preserve">Create line plotting </w:t>
        </w:r>
      </w:ins>
      <w:ins w:id="50" w:author="Reza Rajan" w:date="2020-03-13T11:09:00Z">
        <w:r w:rsidR="00E806D0" w:rsidRPr="007A1196">
          <w:rPr>
            <w:rFonts w:ascii="Calibri" w:hAnsi="Calibri" w:cs="Calibri"/>
            <w:sz w:val="23"/>
            <w:szCs w:val="23"/>
            <w:rPrChange w:id="51" w:author="Reza Rajan" w:date="2020-03-13T11:13:00Z">
              <w:rPr>
                <w:rFonts w:ascii="Calibri" w:hAnsi="Calibri" w:cs="Calibri"/>
                <w:sz w:val="23"/>
                <w:szCs w:val="23"/>
              </w:rPr>
            </w:rPrChange>
          </w:rPr>
          <w:t>code</w:t>
        </w:r>
      </w:ins>
      <w:ins w:id="52" w:author="Reza Rajan" w:date="2020-03-13T09:49:00Z">
        <w:r w:rsidRPr="007A1196">
          <w:rPr>
            <w:rFonts w:ascii="Calibri" w:hAnsi="Calibri" w:cs="Calibri"/>
            <w:sz w:val="23"/>
            <w:szCs w:val="23"/>
            <w:rPrChange w:id="53" w:author="Reza Rajan" w:date="2020-03-13T11:13:00Z">
              <w:rPr>
                <w:rFonts w:ascii="Calibri" w:hAnsi="Calibri" w:cs="Calibri"/>
              </w:rPr>
            </w:rPrChange>
          </w:rPr>
          <w:t xml:space="preserve"> using Bresenham’s line plotting algorithm</w:t>
        </w:r>
        <w:del w:id="54" w:author="Cameron" w:date="2020-03-13T11:08:00Z">
          <w:r w:rsidRPr="007A1196">
            <w:rPr>
              <w:rFonts w:ascii="Calibri" w:hAnsi="Calibri" w:cs="Calibri"/>
              <w:sz w:val="23"/>
              <w:szCs w:val="23"/>
              <w:rPrChange w:id="55" w:author="Reza Rajan" w:date="2020-03-13T11:13:00Z">
                <w:rPr>
                  <w:rFonts w:ascii="Calibri" w:hAnsi="Calibri" w:cs="Calibri"/>
                </w:rPr>
              </w:rPrChange>
            </w:rPr>
            <w:delText>;</w:delText>
          </w:r>
        </w:del>
      </w:ins>
    </w:p>
    <w:p w14:paraId="57875773" w14:textId="77777777" w:rsidR="00E825BD" w:rsidRPr="007A1196" w:rsidRDefault="00E825BD">
      <w:pPr>
        <w:pStyle w:val="ListParagraph"/>
        <w:numPr>
          <w:ilvl w:val="0"/>
          <w:numId w:val="13"/>
        </w:numPr>
        <w:jc w:val="both"/>
        <w:rPr>
          <w:ins w:id="56" w:author="Reza Rajan" w:date="2020-03-13T09:49:00Z"/>
          <w:rFonts w:ascii="Calibri" w:hAnsi="Calibri" w:cs="Calibri"/>
          <w:sz w:val="23"/>
          <w:szCs w:val="23"/>
          <w:rPrChange w:id="57" w:author="Reza Rajan" w:date="2020-03-13T11:13:00Z">
            <w:rPr>
              <w:ins w:id="58" w:author="Reza Rajan" w:date="2020-03-13T09:49:00Z"/>
              <w:rFonts w:ascii="Calibri" w:hAnsi="Calibri" w:cs="Calibri"/>
            </w:rPr>
          </w:rPrChange>
        </w:rPr>
      </w:pPr>
      <w:ins w:id="59" w:author="Reza Rajan" w:date="2020-03-13T09:49:00Z">
        <w:r w:rsidRPr="007A1196">
          <w:rPr>
            <w:rFonts w:ascii="Calibri" w:hAnsi="Calibri" w:cs="Calibri"/>
            <w:sz w:val="23"/>
            <w:szCs w:val="23"/>
            <w:rPrChange w:id="60" w:author="Reza Rajan" w:date="2020-03-13T11:13:00Z">
              <w:rPr>
                <w:rFonts w:ascii="Calibri" w:hAnsi="Calibri" w:cs="Calibri"/>
              </w:rPr>
            </w:rPrChange>
          </w:rPr>
          <w:t>Implement a log odds update algorithm</w:t>
        </w:r>
        <w:del w:id="61" w:author="Cameron" w:date="2020-03-13T11:08:00Z">
          <w:r w:rsidRPr="007A1196">
            <w:rPr>
              <w:rFonts w:ascii="Calibri" w:hAnsi="Calibri" w:cs="Calibri"/>
              <w:sz w:val="23"/>
              <w:szCs w:val="23"/>
              <w:rPrChange w:id="62" w:author="Reza Rajan" w:date="2020-03-13T11:13:00Z">
                <w:rPr>
                  <w:rFonts w:ascii="Calibri" w:hAnsi="Calibri" w:cs="Calibri"/>
                </w:rPr>
              </w:rPrChange>
            </w:rPr>
            <w:delText xml:space="preserve"> and then;</w:delText>
          </w:r>
        </w:del>
      </w:ins>
    </w:p>
    <w:p w14:paraId="7E32BDBA" w14:textId="77777777" w:rsidR="00E825BD" w:rsidRPr="007A1196" w:rsidRDefault="00E825BD">
      <w:pPr>
        <w:pStyle w:val="ListParagraph"/>
        <w:numPr>
          <w:ilvl w:val="0"/>
          <w:numId w:val="13"/>
        </w:numPr>
        <w:jc w:val="both"/>
        <w:rPr>
          <w:ins w:id="63" w:author="Reza Rajan" w:date="2020-03-13T09:49:00Z"/>
          <w:rFonts w:ascii="Calibri" w:hAnsi="Calibri" w:cs="Calibri"/>
          <w:sz w:val="23"/>
          <w:szCs w:val="23"/>
          <w:rPrChange w:id="64" w:author="Reza Rajan" w:date="2020-03-13T11:13:00Z">
            <w:rPr>
              <w:ins w:id="65" w:author="Reza Rajan" w:date="2020-03-13T09:49:00Z"/>
              <w:rFonts w:ascii="Calibri" w:hAnsi="Calibri" w:cs="Calibri"/>
            </w:rPr>
          </w:rPrChange>
        </w:rPr>
      </w:pPr>
      <w:ins w:id="66" w:author="Reza Rajan" w:date="2020-03-13T09:49:00Z">
        <w:r w:rsidRPr="007A1196">
          <w:rPr>
            <w:rFonts w:ascii="Calibri" w:hAnsi="Calibri" w:cs="Calibri"/>
            <w:sz w:val="23"/>
            <w:szCs w:val="23"/>
            <w:rPrChange w:id="67" w:author="Reza Rajan" w:date="2020-03-13T11:13:00Z">
              <w:rPr>
                <w:rFonts w:ascii="Calibri" w:hAnsi="Calibri" w:cs="Calibri"/>
              </w:rPr>
            </w:rPrChange>
          </w:rPr>
          <w:t>Using Kinect sensor data, construct a 2D occupancy grid of the area being mapped.</w:t>
        </w:r>
      </w:ins>
    </w:p>
    <w:p w14:paraId="7BA5786F" w14:textId="77777777" w:rsidR="00E825BD" w:rsidRPr="007A1196" w:rsidRDefault="00E825BD">
      <w:pPr>
        <w:jc w:val="both"/>
        <w:rPr>
          <w:ins w:id="68" w:author="Reza Rajan" w:date="2020-03-13T09:49:00Z"/>
          <w:rFonts w:ascii="Calibri" w:hAnsi="Calibri" w:cs="Calibri"/>
          <w:rPrChange w:id="69" w:author="Reza Rajan" w:date="2020-03-13T11:13:00Z">
            <w:rPr>
              <w:ins w:id="70" w:author="Reza Rajan" w:date="2020-03-13T09:49:00Z"/>
              <w:rFonts w:ascii="Calibri" w:hAnsi="Calibri" w:cs="Calibri"/>
            </w:rPr>
          </w:rPrChange>
        </w:rPr>
      </w:pPr>
    </w:p>
    <w:p w14:paraId="160A41DF" w14:textId="77777777" w:rsidR="00E825BD" w:rsidRPr="007A1196" w:rsidRDefault="00E825BD">
      <w:pPr>
        <w:pStyle w:val="Heading2"/>
        <w:jc w:val="both"/>
        <w:rPr>
          <w:ins w:id="71" w:author="Reza Rajan" w:date="2020-03-13T09:49:00Z"/>
          <w:rFonts w:ascii="Calibri" w:hAnsi="Calibri" w:cs="Calibri"/>
          <w:rPrChange w:id="72" w:author="Reza Rajan" w:date="2020-03-13T11:13:00Z">
            <w:rPr>
              <w:ins w:id="73" w:author="Reza Rajan" w:date="2020-03-13T09:49:00Z"/>
              <w:rFonts w:ascii="Calibri" w:hAnsi="Calibri" w:cs="Calibri"/>
            </w:rPr>
          </w:rPrChange>
        </w:rPr>
      </w:pPr>
      <w:ins w:id="74" w:author="Reza Rajan" w:date="2020-03-13T09:49:00Z">
        <w:r w:rsidRPr="007A1196">
          <w:rPr>
            <w:rFonts w:ascii="Calibri" w:hAnsi="Calibri" w:cs="Calibri"/>
            <w:rPrChange w:id="75" w:author="Reza Rajan" w:date="2020-03-13T11:13:00Z">
              <w:rPr>
                <w:rFonts w:ascii="Calibri" w:hAnsi="Calibri" w:cs="Calibri"/>
              </w:rPr>
            </w:rPrChange>
          </w:rPr>
          <w:t>Assumptions</w:t>
        </w:r>
      </w:ins>
    </w:p>
    <w:p w14:paraId="228DD21E" w14:textId="77777777" w:rsidR="00E825BD" w:rsidRPr="007A1196" w:rsidRDefault="00E825BD">
      <w:pPr>
        <w:pStyle w:val="ListParagraph"/>
        <w:numPr>
          <w:ilvl w:val="0"/>
          <w:numId w:val="14"/>
        </w:numPr>
        <w:jc w:val="both"/>
        <w:rPr>
          <w:ins w:id="76" w:author="Reza Rajan" w:date="2020-03-13T09:49:00Z"/>
          <w:rFonts w:ascii="Calibri" w:hAnsi="Calibri" w:cs="Calibri"/>
          <w:sz w:val="23"/>
          <w:szCs w:val="23"/>
          <w:rPrChange w:id="77" w:author="Reza Rajan" w:date="2020-03-13T11:13:00Z">
            <w:rPr>
              <w:ins w:id="78" w:author="Reza Rajan" w:date="2020-03-13T09:49:00Z"/>
              <w:rFonts w:ascii="Calibri" w:hAnsi="Calibri" w:cs="Calibri"/>
            </w:rPr>
          </w:rPrChange>
        </w:rPr>
      </w:pPr>
      <w:ins w:id="79" w:author="Reza Rajan" w:date="2020-03-13T09:49:00Z">
        <w:r w:rsidRPr="007A1196">
          <w:rPr>
            <w:rFonts w:ascii="Calibri" w:hAnsi="Calibri" w:cs="Calibri"/>
            <w:sz w:val="23"/>
            <w:szCs w:val="23"/>
            <w:rPrChange w:id="80" w:author="Reza Rajan" w:date="2020-03-13T11:13:00Z">
              <w:rPr>
                <w:rFonts w:ascii="Calibri" w:hAnsi="Calibri" w:cs="Calibri"/>
              </w:rPr>
            </w:rPrChange>
          </w:rPr>
          <w:t>The robot follows a non-holonomic, two-wheel differential-drive model</w:t>
        </w:r>
        <w:del w:id="81" w:author="Cameron" w:date="2020-03-13T11:08:00Z">
          <w:r w:rsidRPr="007A1196">
            <w:rPr>
              <w:rFonts w:ascii="Calibri" w:hAnsi="Calibri" w:cs="Calibri"/>
              <w:sz w:val="23"/>
              <w:szCs w:val="23"/>
              <w:rPrChange w:id="82" w:author="Reza Rajan" w:date="2020-03-13T11:13:00Z">
                <w:rPr>
                  <w:rFonts w:ascii="Calibri" w:hAnsi="Calibri" w:cs="Calibri"/>
                </w:rPr>
              </w:rPrChange>
            </w:rPr>
            <w:delText>;</w:delText>
          </w:r>
        </w:del>
      </w:ins>
    </w:p>
    <w:p w14:paraId="35C29507" w14:textId="77777777" w:rsidR="00E825BD" w:rsidRPr="007A1196" w:rsidRDefault="00E825BD">
      <w:pPr>
        <w:pStyle w:val="ListParagraph"/>
        <w:numPr>
          <w:ilvl w:val="0"/>
          <w:numId w:val="14"/>
        </w:numPr>
        <w:jc w:val="both"/>
        <w:rPr>
          <w:ins w:id="83" w:author="Reza Rajan" w:date="2020-03-13T09:49:00Z"/>
          <w:rFonts w:ascii="Calibri" w:hAnsi="Calibri" w:cs="Calibri"/>
          <w:sz w:val="23"/>
          <w:szCs w:val="23"/>
          <w:rPrChange w:id="84" w:author="Reza Rajan" w:date="2020-03-13T11:13:00Z">
            <w:rPr>
              <w:ins w:id="85" w:author="Reza Rajan" w:date="2020-03-13T09:49:00Z"/>
              <w:rFonts w:ascii="Calibri" w:hAnsi="Calibri" w:cs="Calibri"/>
            </w:rPr>
          </w:rPrChange>
        </w:rPr>
      </w:pPr>
      <w:ins w:id="86" w:author="Reza Rajan" w:date="2020-03-13T09:49:00Z">
        <w:r w:rsidRPr="007A1196">
          <w:rPr>
            <w:rFonts w:ascii="Calibri" w:hAnsi="Calibri" w:cs="Calibri"/>
            <w:sz w:val="23"/>
            <w:szCs w:val="23"/>
            <w:rPrChange w:id="87" w:author="Reza Rajan" w:date="2020-03-13T11:13:00Z">
              <w:rPr>
                <w:rFonts w:ascii="Calibri" w:hAnsi="Calibri" w:cs="Calibri"/>
              </w:rPr>
            </w:rPrChange>
          </w:rPr>
          <w:t>The IPS data used for positioning is sufficiently accurate such that filtering of data is not required.</w:t>
        </w:r>
      </w:ins>
    </w:p>
    <w:p w14:paraId="04DBF601" w14:textId="77777777" w:rsidR="00E825BD" w:rsidRPr="007A1196" w:rsidRDefault="00E825BD">
      <w:pPr>
        <w:pStyle w:val="Heading2"/>
        <w:jc w:val="both"/>
        <w:rPr>
          <w:ins w:id="88" w:author="Reza Rajan" w:date="2020-03-13T09:49:00Z"/>
          <w:rFonts w:ascii="Calibri" w:hAnsi="Calibri" w:cs="Calibri"/>
          <w:rPrChange w:id="89" w:author="Reza Rajan" w:date="2020-03-13T11:13:00Z">
            <w:rPr>
              <w:ins w:id="90" w:author="Reza Rajan" w:date="2020-03-13T09:49:00Z"/>
              <w:rFonts w:ascii="Calibri" w:hAnsi="Calibri" w:cs="Calibri"/>
            </w:rPr>
          </w:rPrChange>
        </w:rPr>
      </w:pPr>
      <w:ins w:id="91" w:author="Reza Rajan" w:date="2020-03-13T09:49:00Z">
        <w:r w:rsidRPr="007A1196">
          <w:rPr>
            <w:rFonts w:ascii="Calibri" w:hAnsi="Calibri" w:cs="Calibri"/>
            <w:rPrChange w:id="92" w:author="Reza Rajan" w:date="2020-03-13T11:13:00Z">
              <w:rPr>
                <w:rFonts w:ascii="Calibri" w:hAnsi="Calibri" w:cs="Calibri"/>
              </w:rPr>
            </w:rPrChange>
          </w:rPr>
          <w:t xml:space="preserve"> </w:t>
        </w:r>
      </w:ins>
    </w:p>
    <w:p w14:paraId="05792A48" w14:textId="77777777" w:rsidR="00E825BD" w:rsidRPr="007A1196" w:rsidRDefault="00E825BD">
      <w:pPr>
        <w:pStyle w:val="Heading2"/>
        <w:jc w:val="both"/>
        <w:rPr>
          <w:ins w:id="93" w:author="Reza Rajan" w:date="2020-03-13T09:49:00Z"/>
          <w:rFonts w:ascii="Calibri" w:hAnsi="Calibri" w:cs="Calibri"/>
          <w:rPrChange w:id="94" w:author="Reza Rajan" w:date="2020-03-13T11:13:00Z">
            <w:rPr>
              <w:ins w:id="95" w:author="Reza Rajan" w:date="2020-03-13T09:49:00Z"/>
              <w:rFonts w:ascii="Calibri" w:hAnsi="Calibri" w:cs="Calibri"/>
            </w:rPr>
          </w:rPrChange>
        </w:rPr>
      </w:pPr>
      <w:ins w:id="96" w:author="Reza Rajan" w:date="2020-03-13T09:49:00Z">
        <w:r w:rsidRPr="007A1196">
          <w:rPr>
            <w:rFonts w:ascii="Calibri" w:hAnsi="Calibri" w:cs="Calibri"/>
            <w:rPrChange w:id="97" w:author="Reza Rajan" w:date="2020-03-13T11:13:00Z">
              <w:rPr>
                <w:rFonts w:ascii="Calibri" w:hAnsi="Calibri" w:cs="Calibri"/>
              </w:rPr>
            </w:rPrChange>
          </w:rPr>
          <w:t>Motion Model and Control Input</w:t>
        </w:r>
      </w:ins>
    </w:p>
    <w:p w14:paraId="1457BC30" w14:textId="77777777" w:rsidR="00E825BD" w:rsidRPr="007A1196" w:rsidRDefault="00E825BD">
      <w:pPr>
        <w:jc w:val="both"/>
        <w:rPr>
          <w:ins w:id="98" w:author="Reza Rajan" w:date="2020-03-13T09:49:00Z"/>
          <w:rFonts w:ascii="Calibri" w:hAnsi="Calibri" w:cs="Calibri"/>
          <w:sz w:val="23"/>
          <w:szCs w:val="23"/>
          <w:rPrChange w:id="99" w:author="Reza Rajan" w:date="2020-03-13T11:13:00Z">
            <w:rPr>
              <w:ins w:id="100" w:author="Reza Rajan" w:date="2020-03-13T09:49:00Z"/>
              <w:rFonts w:ascii="Calibri" w:hAnsi="Calibri" w:cs="Calibri"/>
            </w:rPr>
          </w:rPrChange>
        </w:rPr>
      </w:pPr>
      <w:ins w:id="101" w:author="Reza Rajan" w:date="2020-03-13T09:49:00Z">
        <w:r w:rsidRPr="007A1196">
          <w:rPr>
            <w:rFonts w:ascii="Calibri" w:hAnsi="Calibri" w:cs="Calibri"/>
            <w:noProof/>
            <w:sz w:val="23"/>
            <w:szCs w:val="23"/>
            <w:rPrChange w:id="102" w:author="Reza Rajan" w:date="2020-03-13T11:13:00Z">
              <w:rPr>
                <w:rFonts w:ascii="Calibri" w:hAnsi="Calibri" w:cs="Calibri"/>
                <w:noProof/>
              </w:rPr>
            </w:rPrChange>
          </w:rPr>
          <mc:AlternateContent>
            <mc:Choice Requires="wpi">
              <w:drawing>
                <wp:anchor distT="0" distB="0" distL="114300" distR="114300" simplePos="0" relativeHeight="251658241" behindDoc="0" locked="0" layoutInCell="1" allowOverlap="1" wp14:anchorId="0A0E596A" wp14:editId="6388FFA9">
                  <wp:simplePos x="0" y="0"/>
                  <wp:positionH relativeFrom="column">
                    <wp:posOffset>5130800</wp:posOffset>
                  </wp:positionH>
                  <wp:positionV relativeFrom="paragraph">
                    <wp:posOffset>273050</wp:posOffset>
                  </wp:positionV>
                  <wp:extent cx="626835" cy="521640"/>
                  <wp:effectExtent l="0" t="38100" r="40005" b="31115"/>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626835" cy="521640"/>
                        </w14:xfrm>
                      </w14:contentPart>
                    </a:graphicData>
                  </a:graphic>
                </wp:anchor>
              </w:drawing>
            </mc:Choice>
            <mc:Fallback>
              <w:pict>
                <v:shapetype w14:anchorId="27430F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03.65pt;margin-top:21.15pt;width:50.05pt;height:41.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">
                  <v:imagedata r:id="rId12" o:title=""/>
                </v:shape>
              </w:pict>
            </mc:Fallback>
          </mc:AlternateContent>
        </w:r>
        <w:r w:rsidRPr="007A1196">
          <w:rPr>
            <w:rFonts w:ascii="Calibri" w:hAnsi="Calibri" w:cs="Calibri"/>
            <w:sz w:val="23"/>
            <w:szCs w:val="23"/>
            <w:rPrChange w:id="103" w:author="Reza Rajan" w:date="2020-03-13T11:13:00Z">
              <w:rPr>
                <w:rFonts w:ascii="Calibri" w:hAnsi="Calibri" w:cs="Calibri"/>
              </w:rPr>
            </w:rPrChange>
          </w:rPr>
          <w:t>The robot is assumed to follow the motion model:</w:t>
        </w:r>
      </w:ins>
    </w:p>
    <w:p w14:paraId="04DB417A" w14:textId="77777777" w:rsidR="00E825BD" w:rsidRPr="007A1196" w:rsidRDefault="00E825BD" w:rsidP="00E825BD">
      <w:pPr>
        <w:jc w:val="both"/>
        <w:rPr>
          <w:ins w:id="104" w:author="Reza Rajan" w:date="2020-03-13T09:49:00Z"/>
          <w:rFonts w:ascii="Cambria Math" w:hAnsi="Cambria Math" w:cs="Calibri"/>
          <w:lang w:val="en-CA"/>
          <w:oMath/>
          <w:rPrChange w:id="105" w:author="Reza Rajan" w:date="2020-03-13T11:13:00Z">
            <w:rPr>
              <w:ins w:id="106" w:author="Reza Rajan" w:date="2020-03-13T09:49:00Z"/>
              <w:rFonts w:ascii="Cambria Math" w:hAnsi="Cambria Math" w:cs="Calibri"/>
              <w:lang w:val="en-CA"/>
              <w:oMath/>
            </w:rPr>
          </w:rPrChange>
        </w:rPr>
      </w:pPr>
      <m:oMathPara>
        <m:oMath>
          <m:sSub>
            <m:sSubPr>
              <m:ctrlPr>
                <w:ins w:id="107" w:author="Reza Rajan" w:date="2020-03-13T09:49:00Z">
                  <w:rPr>
                    <w:rFonts w:ascii="Cambria Math" w:hAnsi="Cambria Math" w:cs="Calibri"/>
                    <w:i/>
                    <w:sz w:val="23"/>
                    <w:szCs w:val="23"/>
                    <w:lang w:val="en-CA"/>
                    <w:rPrChange w:id="108" w:author="Reza Rajan" w:date="2020-03-13T11:13:00Z">
                      <w:rPr>
                        <w:rFonts w:ascii="Cambria Math" w:hAnsi="Cambria Math" w:cs="Calibri"/>
                        <w:i/>
                        <w:sz w:val="23"/>
                        <w:szCs w:val="23"/>
                        <w:lang w:val="en-CA"/>
                      </w:rPr>
                    </w:rPrChange>
                  </w:rPr>
                </w:ins>
              </m:ctrlPr>
            </m:sSubPr>
            <m:e>
              <m:r>
                <w:ins w:id="109" w:author="Reza Rajan" w:date="2020-03-13T09:49:00Z">
                  <w:rPr>
                    <w:rFonts w:ascii="Cambria Math" w:hAnsi="Cambria Math" w:cs="Calibri"/>
                    <w:sz w:val="23"/>
                    <w:szCs w:val="23"/>
                    <w:lang w:val="en-CA"/>
                    <w:rPrChange w:id="110" w:author="Reza Rajan" w:date="2020-03-13T11:13:00Z">
                      <w:rPr>
                        <w:rFonts w:ascii="Cambria Math" w:hAnsi="Cambria Math" w:cs="Calibri"/>
                        <w:lang w:val="en-CA"/>
                      </w:rPr>
                    </w:rPrChange>
                  </w:rPr>
                  <m:t>x</m:t>
                </w:ins>
              </m:r>
            </m:e>
            <m:sub>
              <m:r>
                <w:ins w:id="111" w:author="Reza Rajan" w:date="2020-03-13T09:49:00Z">
                  <w:rPr>
                    <w:rFonts w:ascii="Cambria Math" w:hAnsi="Cambria Math" w:cs="Calibri"/>
                    <w:sz w:val="23"/>
                    <w:szCs w:val="23"/>
                    <w:lang w:val="en-CA"/>
                    <w:rPrChange w:id="112" w:author="Reza Rajan" w:date="2020-03-13T11:13:00Z">
                      <w:rPr>
                        <w:rFonts w:ascii="Cambria Math" w:hAnsi="Cambria Math" w:cs="Calibri"/>
                        <w:lang w:val="en-CA"/>
                      </w:rPr>
                    </w:rPrChange>
                  </w:rPr>
                  <m:t>t</m:t>
                </w:ins>
              </m:r>
            </m:sub>
          </m:sSub>
          <m:r>
            <w:ins w:id="113" w:author="Reza Rajan" w:date="2020-03-13T09:49:00Z">
              <w:rPr>
                <w:rFonts w:ascii="Cambria Math" w:hAnsi="Cambria Math" w:cs="Calibri"/>
                <w:sz w:val="23"/>
                <w:szCs w:val="23"/>
                <w:lang w:val="en-CA"/>
                <w:rPrChange w:id="114" w:author="Reza Rajan" w:date="2020-03-13T11:13:00Z">
                  <w:rPr>
                    <w:rFonts w:ascii="Cambria Math" w:hAnsi="Cambria Math" w:cs="Calibri"/>
                    <w:lang w:val="en-CA"/>
                  </w:rPr>
                </w:rPrChange>
              </w:rPr>
              <m:t xml:space="preserve">= </m:t>
            </w:ins>
          </m:r>
          <m:d>
            <m:dPr>
              <m:begChr m:val="["/>
              <m:endChr m:val="]"/>
              <m:ctrlPr>
                <w:ins w:id="115" w:author="Reza Rajan" w:date="2020-03-13T09:49:00Z">
                  <w:rPr>
                    <w:rFonts w:ascii="Cambria Math" w:hAnsi="Cambria Math" w:cs="Calibri"/>
                    <w:i/>
                    <w:sz w:val="23"/>
                    <w:szCs w:val="23"/>
                    <w:lang w:val="en-CA"/>
                    <w:rPrChange w:id="116" w:author="Reza Rajan" w:date="2020-03-13T11:13:00Z">
                      <w:rPr>
                        <w:rFonts w:ascii="Cambria Math" w:hAnsi="Cambria Math" w:cs="Calibri"/>
                        <w:i/>
                        <w:sz w:val="23"/>
                        <w:szCs w:val="23"/>
                        <w:lang w:val="en-CA"/>
                      </w:rPr>
                    </w:rPrChange>
                  </w:rPr>
                </w:ins>
              </m:ctrlPr>
            </m:dPr>
            <m:e>
              <m:m>
                <m:mPr>
                  <m:mcs>
                    <m:mc>
                      <m:mcPr>
                        <m:count m:val="1"/>
                        <m:mcJc m:val="center"/>
                      </m:mcPr>
                    </m:mc>
                  </m:mcs>
                  <m:ctrlPr>
                    <w:ins w:id="117" w:author="Reza Rajan" w:date="2020-03-13T09:49:00Z">
                      <w:rPr>
                        <w:rFonts w:ascii="Cambria Math" w:hAnsi="Cambria Math" w:cs="Calibri"/>
                        <w:i/>
                        <w:sz w:val="23"/>
                        <w:szCs w:val="23"/>
                        <w:lang w:val="en-CA"/>
                        <w:rPrChange w:id="118" w:author="Reza Rajan" w:date="2020-03-13T11:13:00Z">
                          <w:rPr>
                            <w:rFonts w:ascii="Cambria Math" w:hAnsi="Cambria Math" w:cs="Calibri"/>
                            <w:i/>
                            <w:sz w:val="23"/>
                            <w:szCs w:val="23"/>
                            <w:lang w:val="en-CA"/>
                          </w:rPr>
                        </w:rPrChange>
                      </w:rPr>
                    </w:ins>
                  </m:ctrlPr>
                </m:mPr>
                <m:mr>
                  <m:e>
                    <m:sSub>
                      <m:sSubPr>
                        <m:ctrlPr>
                          <w:ins w:id="119" w:author="Reza Rajan" w:date="2020-03-13T09:49:00Z">
                            <w:rPr>
                              <w:rFonts w:ascii="Cambria Math" w:hAnsi="Cambria Math" w:cs="Calibri"/>
                              <w:i/>
                              <w:sz w:val="23"/>
                              <w:szCs w:val="23"/>
                              <w:lang w:val="en-CA"/>
                              <w:rPrChange w:id="120" w:author="Reza Rajan" w:date="2020-03-13T11:13:00Z">
                                <w:rPr>
                                  <w:rFonts w:ascii="Cambria Math" w:hAnsi="Cambria Math" w:cs="Calibri"/>
                                  <w:i/>
                                  <w:sz w:val="23"/>
                                  <w:szCs w:val="23"/>
                                  <w:lang w:val="en-CA"/>
                                </w:rPr>
                              </w:rPrChange>
                            </w:rPr>
                          </w:ins>
                        </m:ctrlPr>
                      </m:sSubPr>
                      <m:e>
                        <m:r>
                          <w:ins w:id="121" w:author="Reza Rajan" w:date="2020-03-13T09:49:00Z">
                            <w:rPr>
                              <w:rFonts w:ascii="Cambria Math" w:hAnsi="Cambria Math" w:cs="Calibri"/>
                              <w:sz w:val="23"/>
                              <w:szCs w:val="23"/>
                              <w:lang w:val="en-CA"/>
                              <w:rPrChange w:id="122" w:author="Reza Rajan" w:date="2020-03-13T11:13:00Z">
                                <w:rPr>
                                  <w:rFonts w:ascii="Cambria Math" w:hAnsi="Cambria Math" w:cs="Calibri"/>
                                  <w:lang w:val="en-CA"/>
                                </w:rPr>
                              </w:rPrChange>
                            </w:rPr>
                            <m:t>x</m:t>
                          </w:ins>
                        </m:r>
                      </m:e>
                      <m:sub>
                        <m:r>
                          <w:ins w:id="123" w:author="Reza Rajan" w:date="2020-03-13T09:49:00Z">
                            <w:rPr>
                              <w:rFonts w:ascii="Cambria Math" w:hAnsi="Cambria Math" w:cs="Calibri"/>
                              <w:sz w:val="23"/>
                              <w:szCs w:val="23"/>
                              <w:lang w:val="en-CA"/>
                              <w:rPrChange w:id="124" w:author="Reza Rajan" w:date="2020-03-13T11:13:00Z">
                                <w:rPr>
                                  <w:rFonts w:ascii="Cambria Math" w:hAnsi="Cambria Math" w:cs="Calibri"/>
                                  <w:lang w:val="en-CA"/>
                                </w:rPr>
                              </w:rPrChange>
                            </w:rPr>
                            <m:t>t</m:t>
                          </w:ins>
                        </m:r>
                      </m:sub>
                    </m:sSub>
                  </m:e>
                </m:mr>
                <m:mr>
                  <m:e>
                    <m:sSub>
                      <m:sSubPr>
                        <m:ctrlPr>
                          <w:ins w:id="125" w:author="Reza Rajan" w:date="2020-03-13T09:49:00Z">
                            <w:rPr>
                              <w:rFonts w:ascii="Cambria Math" w:hAnsi="Cambria Math" w:cs="Calibri"/>
                              <w:i/>
                              <w:sz w:val="23"/>
                              <w:szCs w:val="23"/>
                              <w:lang w:val="en-CA"/>
                              <w:rPrChange w:id="126" w:author="Reza Rajan" w:date="2020-03-13T11:13:00Z">
                                <w:rPr>
                                  <w:rFonts w:ascii="Cambria Math" w:hAnsi="Cambria Math" w:cs="Calibri"/>
                                  <w:i/>
                                  <w:sz w:val="23"/>
                                  <w:szCs w:val="23"/>
                                  <w:lang w:val="en-CA"/>
                                </w:rPr>
                              </w:rPrChange>
                            </w:rPr>
                          </w:ins>
                        </m:ctrlPr>
                      </m:sSubPr>
                      <m:e>
                        <m:r>
                          <w:ins w:id="127" w:author="Reza Rajan" w:date="2020-03-13T09:49:00Z">
                            <w:rPr>
                              <w:rFonts w:ascii="Cambria Math" w:hAnsi="Cambria Math" w:cs="Calibri"/>
                              <w:sz w:val="23"/>
                              <w:szCs w:val="23"/>
                              <w:lang w:val="en-CA"/>
                              <w:rPrChange w:id="128" w:author="Reza Rajan" w:date="2020-03-13T11:13:00Z">
                                <w:rPr>
                                  <w:rFonts w:ascii="Cambria Math" w:hAnsi="Cambria Math" w:cs="Calibri"/>
                                  <w:lang w:val="en-CA"/>
                                </w:rPr>
                              </w:rPrChange>
                            </w:rPr>
                            <m:t>y</m:t>
                          </w:ins>
                        </m:r>
                      </m:e>
                      <m:sub>
                        <m:r>
                          <w:ins w:id="129" w:author="Reza Rajan" w:date="2020-03-13T09:49:00Z">
                            <w:rPr>
                              <w:rFonts w:ascii="Cambria Math" w:hAnsi="Cambria Math" w:cs="Calibri"/>
                              <w:sz w:val="23"/>
                              <w:szCs w:val="23"/>
                              <w:lang w:val="en-CA"/>
                              <w:rPrChange w:id="130" w:author="Reza Rajan" w:date="2020-03-13T11:13:00Z">
                                <w:rPr>
                                  <w:rFonts w:ascii="Cambria Math" w:hAnsi="Cambria Math" w:cs="Calibri"/>
                                  <w:lang w:val="en-CA"/>
                                </w:rPr>
                              </w:rPrChange>
                            </w:rPr>
                            <m:t>t</m:t>
                          </w:ins>
                        </m:r>
                      </m:sub>
                    </m:sSub>
                  </m:e>
                </m:mr>
                <m:mr>
                  <m:e>
                    <m:sSub>
                      <m:sSubPr>
                        <m:ctrlPr>
                          <w:ins w:id="131" w:author="Reza Rajan" w:date="2020-03-13T09:49:00Z">
                            <w:rPr>
                              <w:rFonts w:ascii="Cambria Math" w:hAnsi="Cambria Math" w:cs="Calibri"/>
                              <w:i/>
                              <w:sz w:val="23"/>
                              <w:szCs w:val="23"/>
                              <w:lang w:val="en-CA"/>
                              <w:rPrChange w:id="132" w:author="Reza Rajan" w:date="2020-03-13T11:13:00Z">
                                <w:rPr>
                                  <w:rFonts w:ascii="Cambria Math" w:hAnsi="Cambria Math" w:cs="Calibri"/>
                                  <w:i/>
                                  <w:sz w:val="23"/>
                                  <w:szCs w:val="23"/>
                                  <w:lang w:val="en-CA"/>
                                </w:rPr>
                              </w:rPrChange>
                            </w:rPr>
                          </w:ins>
                        </m:ctrlPr>
                      </m:sSubPr>
                      <m:e>
                        <m:r>
                          <w:ins w:id="133" w:author="Reza Rajan" w:date="2020-03-13T09:49:00Z">
                            <w:rPr>
                              <w:rFonts w:ascii="Cambria Math" w:hAnsi="Cambria Math" w:cs="Calibri"/>
                              <w:sz w:val="23"/>
                              <w:szCs w:val="23"/>
                              <w:lang w:val="en-CA"/>
                              <w:rPrChange w:id="134" w:author="Reza Rajan" w:date="2020-03-13T11:13:00Z">
                                <w:rPr>
                                  <w:rFonts w:ascii="Cambria Math" w:hAnsi="Cambria Math" w:cs="Calibri"/>
                                  <w:lang w:val="en-CA"/>
                                </w:rPr>
                              </w:rPrChange>
                            </w:rPr>
                            <m:t>θ</m:t>
                          </w:ins>
                        </m:r>
                      </m:e>
                      <m:sub>
                        <m:r>
                          <w:ins w:id="135" w:author="Reza Rajan" w:date="2020-03-13T09:49:00Z">
                            <w:rPr>
                              <w:rFonts w:ascii="Cambria Math" w:hAnsi="Cambria Math" w:cs="Calibri"/>
                              <w:sz w:val="23"/>
                              <w:szCs w:val="23"/>
                              <w:lang w:val="en-CA"/>
                              <w:rPrChange w:id="136" w:author="Reza Rajan" w:date="2020-03-13T11:13:00Z">
                                <w:rPr>
                                  <w:rFonts w:ascii="Cambria Math" w:hAnsi="Cambria Math" w:cs="Calibri"/>
                                  <w:lang w:val="en-CA"/>
                                </w:rPr>
                              </w:rPrChange>
                            </w:rPr>
                            <m:t>t</m:t>
                          </w:ins>
                        </m:r>
                      </m:sub>
                    </m:sSub>
                  </m:e>
                </m:mr>
              </m:m>
            </m:e>
          </m:d>
          <m:r>
            <w:ins w:id="137" w:author="Reza Rajan" w:date="2020-03-13T09:49:00Z">
              <w:rPr>
                <w:rFonts w:ascii="Cambria Math" w:hAnsi="Cambria Math" w:cs="Calibri"/>
                <w:sz w:val="23"/>
                <w:szCs w:val="23"/>
                <w:lang w:val="en-CA"/>
                <w:rPrChange w:id="138" w:author="Reza Rajan" w:date="2020-03-13T11:13:00Z">
                  <w:rPr>
                    <w:rFonts w:ascii="Cambria Math" w:hAnsi="Cambria Math" w:cs="Calibri"/>
                    <w:lang w:val="en-CA"/>
                  </w:rPr>
                </w:rPrChange>
              </w:rPr>
              <m:t>=</m:t>
            </w:ins>
          </m:r>
          <m:d>
            <m:dPr>
              <m:begChr m:val="["/>
              <m:endChr m:val="]"/>
              <m:ctrlPr>
                <w:ins w:id="139" w:author="Reza Rajan" w:date="2020-03-13T09:49:00Z">
                  <w:rPr>
                    <w:rFonts w:ascii="Cambria Math" w:hAnsi="Cambria Math" w:cs="Calibri"/>
                    <w:i/>
                    <w:sz w:val="23"/>
                    <w:szCs w:val="23"/>
                    <w:lang w:val="en-CA"/>
                    <w:rPrChange w:id="140" w:author="Reza Rajan" w:date="2020-03-13T11:13:00Z">
                      <w:rPr>
                        <w:rFonts w:ascii="Cambria Math" w:hAnsi="Cambria Math" w:cs="Calibri"/>
                        <w:i/>
                        <w:sz w:val="23"/>
                        <w:szCs w:val="23"/>
                        <w:lang w:val="en-CA"/>
                      </w:rPr>
                    </w:rPrChange>
                  </w:rPr>
                </w:ins>
              </m:ctrlPr>
            </m:dPr>
            <m:e>
              <m:m>
                <m:mPr>
                  <m:mcs>
                    <m:mc>
                      <m:mcPr>
                        <m:count m:val="1"/>
                        <m:mcJc m:val="center"/>
                      </m:mcPr>
                    </m:mc>
                  </m:mcs>
                  <m:ctrlPr>
                    <w:ins w:id="141" w:author="Reza Rajan" w:date="2020-03-13T09:49:00Z">
                      <w:rPr>
                        <w:rFonts w:ascii="Cambria Math" w:hAnsi="Cambria Math" w:cs="Calibri"/>
                        <w:i/>
                        <w:sz w:val="23"/>
                        <w:szCs w:val="23"/>
                        <w:lang w:val="en-CA"/>
                        <w:rPrChange w:id="142" w:author="Reza Rajan" w:date="2020-03-13T11:13:00Z">
                          <w:rPr>
                            <w:rFonts w:ascii="Cambria Math" w:hAnsi="Cambria Math" w:cs="Calibri"/>
                            <w:i/>
                            <w:sz w:val="23"/>
                            <w:szCs w:val="23"/>
                            <w:lang w:val="en-CA"/>
                          </w:rPr>
                        </w:rPrChange>
                      </w:rPr>
                    </w:ins>
                  </m:ctrlPr>
                </m:mPr>
                <m:mr>
                  <m:e>
                    <m:sSub>
                      <m:sSubPr>
                        <m:ctrlPr>
                          <w:ins w:id="143" w:author="Reza Rajan" w:date="2020-03-13T09:49:00Z">
                            <w:rPr>
                              <w:rFonts w:ascii="Cambria Math" w:hAnsi="Cambria Math" w:cs="Calibri"/>
                              <w:i/>
                              <w:sz w:val="23"/>
                              <w:szCs w:val="23"/>
                              <w:lang w:val="en-CA"/>
                              <w:rPrChange w:id="144" w:author="Reza Rajan" w:date="2020-03-13T11:13:00Z">
                                <w:rPr>
                                  <w:rFonts w:ascii="Cambria Math" w:hAnsi="Cambria Math" w:cs="Calibri"/>
                                  <w:i/>
                                  <w:sz w:val="23"/>
                                  <w:szCs w:val="23"/>
                                  <w:lang w:val="en-CA"/>
                                </w:rPr>
                              </w:rPrChange>
                            </w:rPr>
                          </w:ins>
                        </m:ctrlPr>
                      </m:sSubPr>
                      <m:e>
                        <m:r>
                          <w:ins w:id="145" w:author="Reza Rajan" w:date="2020-03-13T09:49:00Z">
                            <w:rPr>
                              <w:rFonts w:ascii="Cambria Math" w:hAnsi="Cambria Math" w:cs="Calibri"/>
                              <w:sz w:val="23"/>
                              <w:szCs w:val="23"/>
                              <w:lang w:val="en-CA"/>
                              <w:rPrChange w:id="146" w:author="Reza Rajan" w:date="2020-03-13T11:13:00Z">
                                <w:rPr>
                                  <w:rFonts w:ascii="Cambria Math" w:hAnsi="Cambria Math" w:cs="Calibri"/>
                                  <w:lang w:val="en-CA"/>
                                </w:rPr>
                              </w:rPrChange>
                            </w:rPr>
                            <m:t>x</m:t>
                          </w:ins>
                        </m:r>
                      </m:e>
                      <m:sub>
                        <m:r>
                          <w:ins w:id="147" w:author="Reza Rajan" w:date="2020-03-13T09:49:00Z">
                            <w:rPr>
                              <w:rFonts w:ascii="Cambria Math" w:hAnsi="Cambria Math" w:cs="Calibri"/>
                              <w:sz w:val="23"/>
                              <w:szCs w:val="23"/>
                              <w:lang w:val="en-CA"/>
                              <w:rPrChange w:id="148" w:author="Reza Rajan" w:date="2020-03-13T11:13:00Z">
                                <w:rPr>
                                  <w:rFonts w:ascii="Cambria Math" w:hAnsi="Cambria Math" w:cs="Calibri"/>
                                  <w:lang w:val="en-CA"/>
                                </w:rPr>
                              </w:rPrChange>
                            </w:rPr>
                            <m:t>1, t</m:t>
                          </w:ins>
                        </m:r>
                      </m:sub>
                    </m:sSub>
                  </m:e>
                </m:mr>
                <m:mr>
                  <m:e>
                    <m:sSub>
                      <m:sSubPr>
                        <m:ctrlPr>
                          <w:ins w:id="149" w:author="Reza Rajan" w:date="2020-03-13T09:49:00Z">
                            <w:rPr>
                              <w:rFonts w:ascii="Cambria Math" w:hAnsi="Cambria Math" w:cs="Calibri"/>
                              <w:i/>
                              <w:sz w:val="23"/>
                              <w:szCs w:val="23"/>
                              <w:lang w:val="en-CA"/>
                              <w:rPrChange w:id="150" w:author="Reza Rajan" w:date="2020-03-13T11:13:00Z">
                                <w:rPr>
                                  <w:rFonts w:ascii="Cambria Math" w:hAnsi="Cambria Math" w:cs="Calibri"/>
                                  <w:i/>
                                  <w:sz w:val="23"/>
                                  <w:szCs w:val="23"/>
                                  <w:lang w:val="en-CA"/>
                                </w:rPr>
                              </w:rPrChange>
                            </w:rPr>
                          </w:ins>
                        </m:ctrlPr>
                      </m:sSubPr>
                      <m:e>
                        <m:r>
                          <w:ins w:id="151" w:author="Reza Rajan" w:date="2020-03-13T09:49:00Z">
                            <w:rPr>
                              <w:rFonts w:ascii="Cambria Math" w:hAnsi="Cambria Math" w:cs="Calibri"/>
                              <w:sz w:val="23"/>
                              <w:szCs w:val="23"/>
                              <w:lang w:val="en-CA"/>
                              <w:rPrChange w:id="152" w:author="Reza Rajan" w:date="2020-03-13T11:13:00Z">
                                <w:rPr>
                                  <w:rFonts w:ascii="Cambria Math" w:hAnsi="Cambria Math" w:cs="Calibri"/>
                                  <w:lang w:val="en-CA"/>
                                </w:rPr>
                              </w:rPrChange>
                            </w:rPr>
                            <m:t>x</m:t>
                          </w:ins>
                        </m:r>
                      </m:e>
                      <m:sub>
                        <m:r>
                          <w:ins w:id="153" w:author="Reza Rajan" w:date="2020-03-13T09:49:00Z">
                            <w:rPr>
                              <w:rFonts w:ascii="Cambria Math" w:hAnsi="Cambria Math" w:cs="Calibri"/>
                              <w:sz w:val="23"/>
                              <w:szCs w:val="23"/>
                              <w:lang w:val="en-CA"/>
                              <w:rPrChange w:id="154" w:author="Reza Rajan" w:date="2020-03-13T11:13:00Z">
                                <w:rPr>
                                  <w:rFonts w:ascii="Cambria Math" w:hAnsi="Cambria Math" w:cs="Calibri"/>
                                  <w:lang w:val="en-CA"/>
                                </w:rPr>
                              </w:rPrChange>
                            </w:rPr>
                            <m:t>2, t</m:t>
                          </w:ins>
                        </m:r>
                      </m:sub>
                    </m:sSub>
                  </m:e>
                </m:mr>
                <m:mr>
                  <m:e>
                    <m:sSub>
                      <m:sSubPr>
                        <m:ctrlPr>
                          <w:ins w:id="155" w:author="Reza Rajan" w:date="2020-03-13T09:49:00Z">
                            <w:rPr>
                              <w:rFonts w:ascii="Cambria Math" w:hAnsi="Cambria Math" w:cs="Calibri"/>
                              <w:i/>
                              <w:sz w:val="23"/>
                              <w:szCs w:val="23"/>
                              <w:lang w:val="en-CA"/>
                              <w:rPrChange w:id="156" w:author="Reza Rajan" w:date="2020-03-13T11:13:00Z">
                                <w:rPr>
                                  <w:rFonts w:ascii="Cambria Math" w:hAnsi="Cambria Math" w:cs="Calibri"/>
                                  <w:i/>
                                  <w:sz w:val="23"/>
                                  <w:szCs w:val="23"/>
                                  <w:lang w:val="en-CA"/>
                                </w:rPr>
                              </w:rPrChange>
                            </w:rPr>
                          </w:ins>
                        </m:ctrlPr>
                      </m:sSubPr>
                      <m:e>
                        <m:r>
                          <w:ins w:id="157" w:author="Reza Rajan" w:date="2020-03-13T09:49:00Z">
                            <w:rPr>
                              <w:rFonts w:ascii="Cambria Math" w:hAnsi="Cambria Math" w:cs="Calibri"/>
                              <w:sz w:val="23"/>
                              <w:szCs w:val="23"/>
                              <w:lang w:val="en-CA"/>
                              <w:rPrChange w:id="158" w:author="Reza Rajan" w:date="2020-03-13T11:13:00Z">
                                <w:rPr>
                                  <w:rFonts w:ascii="Cambria Math" w:hAnsi="Cambria Math" w:cs="Calibri"/>
                                  <w:lang w:val="en-CA"/>
                                </w:rPr>
                              </w:rPrChange>
                            </w:rPr>
                            <m:t>x</m:t>
                          </w:ins>
                        </m:r>
                      </m:e>
                      <m:sub>
                        <m:r>
                          <w:ins w:id="159" w:author="Reza Rajan" w:date="2020-03-13T09:49:00Z">
                            <w:rPr>
                              <w:rFonts w:ascii="Cambria Math" w:hAnsi="Cambria Math" w:cs="Calibri"/>
                              <w:sz w:val="23"/>
                              <w:szCs w:val="23"/>
                              <w:lang w:val="en-CA"/>
                              <w:rPrChange w:id="160" w:author="Reza Rajan" w:date="2020-03-13T11:13:00Z">
                                <w:rPr>
                                  <w:rFonts w:ascii="Cambria Math" w:hAnsi="Cambria Math" w:cs="Calibri"/>
                                  <w:lang w:val="en-CA"/>
                                </w:rPr>
                              </w:rPrChange>
                            </w:rPr>
                            <m:t>3,t</m:t>
                          </w:ins>
                        </m:r>
                      </m:sub>
                    </m:sSub>
                  </m:e>
                </m:mr>
              </m:m>
            </m:e>
          </m:d>
        </m:oMath>
      </m:oMathPara>
    </w:p>
    <w:p w14:paraId="6A6B9619" w14:textId="77777777" w:rsidR="00E825BD" w:rsidRPr="007A1196" w:rsidRDefault="00E825BD" w:rsidP="00E825BD">
      <w:pPr>
        <w:jc w:val="both"/>
        <w:rPr>
          <w:ins w:id="161" w:author="Reza Rajan" w:date="2020-03-13T09:49:00Z"/>
          <w:rFonts w:ascii="Calibri" w:hAnsi="Calibri" w:cs="Calibri"/>
          <w:sz w:val="23"/>
          <w:szCs w:val="23"/>
          <w:lang w:val="en-CA"/>
          <w:rPrChange w:id="162" w:author="Reza Rajan" w:date="2020-03-13T11:13:00Z">
            <w:rPr>
              <w:ins w:id="163" w:author="Reza Rajan" w:date="2020-03-13T09:49:00Z"/>
              <w:rFonts w:ascii="Calibri" w:hAnsi="Calibri" w:cs="Calibri"/>
              <w:lang w:val="en-CA"/>
            </w:rPr>
          </w:rPrChange>
        </w:rPr>
      </w:pPr>
      <m:oMathPara>
        <m:oMathParaPr>
          <m:jc m:val="center"/>
        </m:oMathParaPr>
        <m:oMath>
          <m:r>
            <w:ins w:id="164" w:author="Reza Rajan" w:date="2020-03-13T09:49:00Z">
              <w:rPr>
                <w:rFonts w:ascii="Cambria Math" w:hAnsi="Cambria Math" w:cs="Calibri"/>
                <w:sz w:val="23"/>
                <w:szCs w:val="23"/>
                <w:lang w:val="en-CA"/>
                <w:rPrChange w:id="165" w:author="Reza Rajan" w:date="2020-03-13T11:13:00Z">
                  <w:rPr>
                    <w:rFonts w:ascii="Cambria Math" w:hAnsi="Cambria Math" w:cs="Calibri"/>
                    <w:lang w:val="en-CA"/>
                  </w:rPr>
                </w:rPrChange>
              </w:rPr>
              <m:t>=</m:t>
            </w:ins>
          </m:r>
          <m:d>
            <m:dPr>
              <m:begChr m:val="["/>
              <m:endChr m:val="]"/>
              <m:ctrlPr>
                <w:ins w:id="166" w:author="Reza Rajan" w:date="2020-03-13T09:49:00Z">
                  <w:rPr>
                    <w:rFonts w:ascii="Cambria Math" w:hAnsi="Cambria Math" w:cs="Calibri"/>
                    <w:i/>
                    <w:sz w:val="23"/>
                    <w:szCs w:val="23"/>
                    <w:lang w:val="en-CA"/>
                    <w:rPrChange w:id="167" w:author="Reza Rajan" w:date="2020-03-13T11:13:00Z">
                      <w:rPr>
                        <w:rFonts w:ascii="Cambria Math" w:hAnsi="Cambria Math" w:cs="Calibri"/>
                        <w:i/>
                        <w:sz w:val="23"/>
                        <w:szCs w:val="23"/>
                        <w:lang w:val="en-CA"/>
                      </w:rPr>
                    </w:rPrChange>
                  </w:rPr>
                </w:ins>
              </m:ctrlPr>
            </m:dPr>
            <m:e>
              <m:m>
                <m:mPr>
                  <m:mcs>
                    <m:mc>
                      <m:mcPr>
                        <m:count m:val="1"/>
                        <m:mcJc m:val="center"/>
                      </m:mcPr>
                    </m:mc>
                  </m:mcs>
                  <m:ctrlPr>
                    <w:ins w:id="168" w:author="Reza Rajan" w:date="2020-03-13T09:49:00Z">
                      <w:rPr>
                        <w:rFonts w:ascii="Cambria Math" w:hAnsi="Cambria Math" w:cs="Calibri"/>
                        <w:i/>
                        <w:sz w:val="23"/>
                        <w:szCs w:val="23"/>
                        <w:lang w:val="en-CA"/>
                        <w:rPrChange w:id="169" w:author="Reza Rajan" w:date="2020-03-13T11:13:00Z">
                          <w:rPr>
                            <w:rFonts w:ascii="Cambria Math" w:hAnsi="Cambria Math" w:cs="Calibri"/>
                            <w:i/>
                            <w:sz w:val="23"/>
                            <w:szCs w:val="23"/>
                            <w:lang w:val="en-CA"/>
                          </w:rPr>
                        </w:rPrChange>
                      </w:rPr>
                    </w:ins>
                  </m:ctrlPr>
                </m:mPr>
                <m:mr>
                  <m:e>
                    <m:sSub>
                      <m:sSubPr>
                        <m:ctrlPr>
                          <w:ins w:id="170" w:author="Reza Rajan" w:date="2020-03-13T09:49:00Z">
                            <w:rPr>
                              <w:rFonts w:ascii="Cambria Math" w:hAnsi="Cambria Math" w:cs="Calibri"/>
                              <w:i/>
                              <w:sz w:val="23"/>
                              <w:szCs w:val="23"/>
                              <w:lang w:val="en-CA"/>
                              <w:rPrChange w:id="171" w:author="Reza Rajan" w:date="2020-03-13T11:13:00Z">
                                <w:rPr>
                                  <w:rFonts w:ascii="Cambria Math" w:hAnsi="Cambria Math" w:cs="Calibri"/>
                                  <w:i/>
                                  <w:sz w:val="23"/>
                                  <w:szCs w:val="23"/>
                                  <w:lang w:val="en-CA"/>
                                </w:rPr>
                              </w:rPrChange>
                            </w:rPr>
                          </w:ins>
                        </m:ctrlPr>
                      </m:sSubPr>
                      <m:e>
                        <m:r>
                          <w:ins w:id="172" w:author="Reza Rajan" w:date="2020-03-13T09:49:00Z">
                            <w:rPr>
                              <w:rFonts w:ascii="Cambria Math" w:hAnsi="Cambria Math" w:cs="Calibri"/>
                              <w:sz w:val="23"/>
                              <w:szCs w:val="23"/>
                              <w:lang w:val="en-CA"/>
                              <w:rPrChange w:id="173" w:author="Reza Rajan" w:date="2020-03-13T11:13:00Z">
                                <w:rPr>
                                  <w:rFonts w:ascii="Cambria Math" w:hAnsi="Cambria Math" w:cs="Calibri"/>
                                  <w:lang w:val="en-CA"/>
                                </w:rPr>
                              </w:rPrChange>
                            </w:rPr>
                            <m:t>x</m:t>
                          </w:ins>
                        </m:r>
                      </m:e>
                      <m:sub>
                        <m:r>
                          <w:ins w:id="174" w:author="Reza Rajan" w:date="2020-03-13T09:49:00Z">
                            <w:rPr>
                              <w:rFonts w:ascii="Cambria Math" w:hAnsi="Cambria Math" w:cs="Calibri"/>
                              <w:sz w:val="23"/>
                              <w:szCs w:val="23"/>
                              <w:lang w:val="en-CA"/>
                              <w:rPrChange w:id="175" w:author="Reza Rajan" w:date="2020-03-13T11:13:00Z">
                                <w:rPr>
                                  <w:rFonts w:ascii="Cambria Math" w:hAnsi="Cambria Math" w:cs="Calibri"/>
                                  <w:lang w:val="en-CA"/>
                                </w:rPr>
                              </w:rPrChange>
                            </w:rPr>
                            <m:t>1,t-1</m:t>
                          </w:ins>
                        </m:r>
                      </m:sub>
                    </m:sSub>
                    <m:r>
                      <w:ins w:id="176" w:author="Reza Rajan" w:date="2020-03-13T09:49:00Z">
                        <w:rPr>
                          <w:rFonts w:ascii="Cambria Math" w:hAnsi="Cambria Math" w:cs="Calibri"/>
                          <w:sz w:val="23"/>
                          <w:szCs w:val="23"/>
                          <w:lang w:val="en-CA"/>
                          <w:rPrChange w:id="177" w:author="Reza Rajan" w:date="2020-03-13T11:13:00Z">
                            <w:rPr>
                              <w:rFonts w:ascii="Cambria Math" w:hAnsi="Cambria Math" w:cs="Calibri"/>
                              <w:lang w:val="en-CA"/>
                            </w:rPr>
                          </w:rPrChange>
                        </w:rPr>
                        <m:t>+T</m:t>
                      </w:ins>
                    </m:r>
                    <m:sSub>
                      <m:sSubPr>
                        <m:ctrlPr>
                          <w:ins w:id="178" w:author="Reza Rajan" w:date="2020-03-13T09:49:00Z">
                            <w:rPr>
                              <w:rFonts w:ascii="Cambria Math" w:hAnsi="Cambria Math" w:cs="Calibri"/>
                              <w:i/>
                              <w:sz w:val="23"/>
                              <w:szCs w:val="23"/>
                              <w:lang w:val="en-CA"/>
                              <w:rPrChange w:id="179" w:author="Reza Rajan" w:date="2020-03-13T11:13:00Z">
                                <w:rPr>
                                  <w:rFonts w:ascii="Cambria Math" w:hAnsi="Cambria Math" w:cs="Calibri"/>
                                  <w:i/>
                                  <w:sz w:val="23"/>
                                  <w:szCs w:val="23"/>
                                  <w:lang w:val="en-CA"/>
                                </w:rPr>
                              </w:rPrChange>
                            </w:rPr>
                          </w:ins>
                        </m:ctrlPr>
                      </m:sSubPr>
                      <m:e>
                        <m:r>
                          <w:ins w:id="180" w:author="Reza Rajan" w:date="2020-03-13T09:49:00Z">
                            <w:rPr>
                              <w:rFonts w:ascii="Cambria Math" w:hAnsi="Cambria Math" w:cs="Calibri"/>
                              <w:sz w:val="23"/>
                              <w:szCs w:val="23"/>
                              <w:lang w:val="en-CA"/>
                              <w:rPrChange w:id="181" w:author="Reza Rajan" w:date="2020-03-13T11:13:00Z">
                                <w:rPr>
                                  <w:rFonts w:ascii="Cambria Math" w:hAnsi="Cambria Math" w:cs="Calibri"/>
                                  <w:lang w:val="en-CA"/>
                                </w:rPr>
                              </w:rPrChange>
                            </w:rPr>
                            <m:t>u</m:t>
                          </w:ins>
                        </m:r>
                      </m:e>
                      <m:sub>
                        <m:r>
                          <w:ins w:id="182" w:author="Reza Rajan" w:date="2020-03-13T09:49:00Z">
                            <w:rPr>
                              <w:rFonts w:ascii="Cambria Math" w:hAnsi="Cambria Math" w:cs="Calibri"/>
                              <w:sz w:val="23"/>
                              <w:szCs w:val="23"/>
                              <w:lang w:val="en-CA"/>
                              <w:rPrChange w:id="183" w:author="Reza Rajan" w:date="2020-03-13T11:13:00Z">
                                <w:rPr>
                                  <w:rFonts w:ascii="Cambria Math" w:hAnsi="Cambria Math" w:cs="Calibri"/>
                                  <w:lang w:val="en-CA"/>
                                </w:rPr>
                              </w:rPrChange>
                            </w:rPr>
                            <m:t>1, t</m:t>
                          </w:ins>
                        </m:r>
                      </m:sub>
                    </m:sSub>
                    <m:func>
                      <m:funcPr>
                        <m:ctrlPr>
                          <w:ins w:id="184" w:author="Reza Rajan" w:date="2020-03-13T09:49:00Z">
                            <w:rPr>
                              <w:rFonts w:ascii="Cambria Math" w:hAnsi="Cambria Math" w:cs="Calibri"/>
                              <w:i/>
                              <w:sz w:val="23"/>
                              <w:szCs w:val="23"/>
                              <w:lang w:val="en-CA"/>
                              <w:rPrChange w:id="185" w:author="Reza Rajan" w:date="2020-03-13T11:13:00Z">
                                <w:rPr>
                                  <w:rFonts w:ascii="Cambria Math" w:hAnsi="Cambria Math" w:cs="Calibri"/>
                                  <w:i/>
                                  <w:sz w:val="23"/>
                                  <w:szCs w:val="23"/>
                                  <w:lang w:val="en-CA"/>
                                </w:rPr>
                              </w:rPrChange>
                            </w:rPr>
                          </w:ins>
                        </m:ctrlPr>
                      </m:funcPr>
                      <m:fName>
                        <m:r>
                          <w:ins w:id="186" w:author="Reza Rajan" w:date="2020-03-13T09:49:00Z">
                            <m:rPr>
                              <m:sty m:val="p"/>
                            </m:rPr>
                            <w:rPr>
                              <w:rFonts w:ascii="Cambria Math" w:hAnsi="Cambria Math" w:cs="Calibri"/>
                              <w:sz w:val="23"/>
                              <w:szCs w:val="23"/>
                              <w:lang w:val="en-CA"/>
                              <w:rPrChange w:id="187" w:author="Reza Rajan" w:date="2020-03-13T11:13:00Z">
                                <w:rPr>
                                  <w:rFonts w:ascii="Cambria Math" w:hAnsi="Cambria Math" w:cs="Calibri"/>
                                  <w:lang w:val="en-CA"/>
                                </w:rPr>
                              </w:rPrChange>
                            </w:rPr>
                            <m:t>cos</m:t>
                          </w:ins>
                        </m:r>
                      </m:fName>
                      <m:e>
                        <m:sSub>
                          <m:sSubPr>
                            <m:ctrlPr>
                              <w:ins w:id="188" w:author="Reza Rajan" w:date="2020-03-13T09:49:00Z">
                                <w:rPr>
                                  <w:rFonts w:ascii="Cambria Math" w:hAnsi="Cambria Math" w:cs="Calibri"/>
                                  <w:i/>
                                  <w:sz w:val="23"/>
                                  <w:szCs w:val="23"/>
                                  <w:lang w:val="en-CA"/>
                                  <w:rPrChange w:id="189" w:author="Reza Rajan" w:date="2020-03-13T11:13:00Z">
                                    <w:rPr>
                                      <w:rFonts w:ascii="Cambria Math" w:hAnsi="Cambria Math" w:cs="Calibri"/>
                                      <w:i/>
                                      <w:sz w:val="23"/>
                                      <w:szCs w:val="23"/>
                                      <w:lang w:val="en-CA"/>
                                    </w:rPr>
                                  </w:rPrChange>
                                </w:rPr>
                              </w:ins>
                            </m:ctrlPr>
                          </m:sSubPr>
                          <m:e>
                            <m:r>
                              <w:ins w:id="190" w:author="Reza Rajan" w:date="2020-03-13T09:49:00Z">
                                <w:rPr>
                                  <w:rFonts w:ascii="Cambria Math" w:hAnsi="Cambria Math" w:cs="Calibri"/>
                                  <w:sz w:val="23"/>
                                  <w:szCs w:val="23"/>
                                  <w:lang w:val="en-CA"/>
                                  <w:rPrChange w:id="191" w:author="Reza Rajan" w:date="2020-03-13T11:13:00Z">
                                    <w:rPr>
                                      <w:rFonts w:ascii="Cambria Math" w:hAnsi="Cambria Math" w:cs="Calibri"/>
                                      <w:lang w:val="en-CA"/>
                                    </w:rPr>
                                  </w:rPrChange>
                                </w:rPr>
                                <m:t>x</m:t>
                              </w:ins>
                            </m:r>
                          </m:e>
                          <m:sub>
                            <m:r>
                              <w:ins w:id="192" w:author="Reza Rajan" w:date="2020-03-13T09:49:00Z">
                                <w:rPr>
                                  <w:rFonts w:ascii="Cambria Math" w:hAnsi="Cambria Math" w:cs="Calibri"/>
                                  <w:sz w:val="23"/>
                                  <w:szCs w:val="23"/>
                                  <w:lang w:val="en-CA"/>
                                  <w:rPrChange w:id="193" w:author="Reza Rajan" w:date="2020-03-13T11:13:00Z">
                                    <w:rPr>
                                      <w:rFonts w:ascii="Cambria Math" w:hAnsi="Cambria Math" w:cs="Calibri"/>
                                      <w:lang w:val="en-CA"/>
                                    </w:rPr>
                                  </w:rPrChange>
                                </w:rPr>
                                <m:t>3,t-1</m:t>
                              </w:ins>
                            </m:r>
                          </m:sub>
                        </m:sSub>
                      </m:e>
                    </m:func>
                  </m:e>
                </m:mr>
                <m:mr>
                  <m:e>
                    <m:sSub>
                      <m:sSubPr>
                        <m:ctrlPr>
                          <w:ins w:id="194" w:author="Reza Rajan" w:date="2020-03-13T09:49:00Z">
                            <w:rPr>
                              <w:rFonts w:ascii="Cambria Math" w:hAnsi="Cambria Math" w:cs="Calibri"/>
                              <w:i/>
                              <w:sz w:val="23"/>
                              <w:szCs w:val="23"/>
                              <w:lang w:val="en-CA"/>
                              <w:rPrChange w:id="195" w:author="Reza Rajan" w:date="2020-03-13T11:13:00Z">
                                <w:rPr>
                                  <w:rFonts w:ascii="Cambria Math" w:hAnsi="Cambria Math" w:cs="Calibri"/>
                                  <w:i/>
                                  <w:sz w:val="23"/>
                                  <w:szCs w:val="23"/>
                                  <w:lang w:val="en-CA"/>
                                </w:rPr>
                              </w:rPrChange>
                            </w:rPr>
                          </w:ins>
                        </m:ctrlPr>
                      </m:sSubPr>
                      <m:e>
                        <m:r>
                          <w:ins w:id="196" w:author="Reza Rajan" w:date="2020-03-13T09:49:00Z">
                            <w:rPr>
                              <w:rFonts w:ascii="Cambria Math" w:hAnsi="Cambria Math" w:cs="Calibri"/>
                              <w:sz w:val="23"/>
                              <w:szCs w:val="23"/>
                              <w:lang w:val="en-CA"/>
                              <w:rPrChange w:id="197" w:author="Reza Rajan" w:date="2020-03-13T11:13:00Z">
                                <w:rPr>
                                  <w:rFonts w:ascii="Cambria Math" w:hAnsi="Cambria Math" w:cs="Calibri"/>
                                  <w:lang w:val="en-CA"/>
                                </w:rPr>
                              </w:rPrChange>
                            </w:rPr>
                            <m:t>x</m:t>
                          </w:ins>
                        </m:r>
                      </m:e>
                      <m:sub>
                        <m:r>
                          <w:ins w:id="198" w:author="Reza Rajan" w:date="2020-03-13T09:49:00Z">
                            <w:rPr>
                              <w:rFonts w:ascii="Cambria Math" w:hAnsi="Cambria Math" w:cs="Calibri"/>
                              <w:sz w:val="23"/>
                              <w:szCs w:val="23"/>
                              <w:lang w:val="en-CA"/>
                              <w:rPrChange w:id="199" w:author="Reza Rajan" w:date="2020-03-13T11:13:00Z">
                                <w:rPr>
                                  <w:rFonts w:ascii="Cambria Math" w:hAnsi="Cambria Math" w:cs="Calibri"/>
                                  <w:lang w:val="en-CA"/>
                                </w:rPr>
                              </w:rPrChange>
                            </w:rPr>
                            <m:t>2, t-1</m:t>
                          </w:ins>
                        </m:r>
                      </m:sub>
                    </m:sSub>
                    <m:r>
                      <w:ins w:id="200" w:author="Reza Rajan" w:date="2020-03-13T09:49:00Z">
                        <w:rPr>
                          <w:rFonts w:ascii="Cambria Math" w:hAnsi="Cambria Math" w:cs="Calibri"/>
                          <w:sz w:val="23"/>
                          <w:szCs w:val="23"/>
                          <w:lang w:val="en-CA"/>
                          <w:rPrChange w:id="201" w:author="Reza Rajan" w:date="2020-03-13T11:13:00Z">
                            <w:rPr>
                              <w:rFonts w:ascii="Cambria Math" w:hAnsi="Cambria Math" w:cs="Calibri"/>
                              <w:lang w:val="en-CA"/>
                            </w:rPr>
                          </w:rPrChange>
                        </w:rPr>
                        <m:t>+T</m:t>
                      </w:ins>
                    </m:r>
                    <m:sSub>
                      <m:sSubPr>
                        <m:ctrlPr>
                          <w:ins w:id="202" w:author="Reza Rajan" w:date="2020-03-13T09:49:00Z">
                            <w:rPr>
                              <w:rFonts w:ascii="Cambria Math" w:hAnsi="Cambria Math" w:cs="Calibri"/>
                              <w:i/>
                              <w:sz w:val="23"/>
                              <w:szCs w:val="23"/>
                              <w:lang w:val="en-CA"/>
                              <w:rPrChange w:id="203" w:author="Reza Rajan" w:date="2020-03-13T11:13:00Z">
                                <w:rPr>
                                  <w:rFonts w:ascii="Cambria Math" w:hAnsi="Cambria Math" w:cs="Calibri"/>
                                  <w:i/>
                                  <w:sz w:val="23"/>
                                  <w:szCs w:val="23"/>
                                  <w:lang w:val="en-CA"/>
                                </w:rPr>
                              </w:rPrChange>
                            </w:rPr>
                          </w:ins>
                        </m:ctrlPr>
                      </m:sSubPr>
                      <m:e>
                        <m:r>
                          <w:ins w:id="204" w:author="Reza Rajan" w:date="2020-03-13T09:49:00Z">
                            <w:rPr>
                              <w:rFonts w:ascii="Cambria Math" w:hAnsi="Cambria Math" w:cs="Calibri"/>
                              <w:sz w:val="23"/>
                              <w:szCs w:val="23"/>
                              <w:lang w:val="en-CA"/>
                              <w:rPrChange w:id="205" w:author="Reza Rajan" w:date="2020-03-13T11:13:00Z">
                                <w:rPr>
                                  <w:rFonts w:ascii="Cambria Math" w:hAnsi="Cambria Math" w:cs="Calibri"/>
                                  <w:lang w:val="en-CA"/>
                                </w:rPr>
                              </w:rPrChange>
                            </w:rPr>
                            <m:t>u</m:t>
                          </w:ins>
                        </m:r>
                      </m:e>
                      <m:sub>
                        <m:r>
                          <w:ins w:id="206" w:author="Reza Rajan" w:date="2020-03-13T09:49:00Z">
                            <w:rPr>
                              <w:rFonts w:ascii="Cambria Math" w:hAnsi="Cambria Math" w:cs="Calibri"/>
                              <w:sz w:val="23"/>
                              <w:szCs w:val="23"/>
                              <w:lang w:val="en-CA"/>
                              <w:rPrChange w:id="207" w:author="Reza Rajan" w:date="2020-03-13T11:13:00Z">
                                <w:rPr>
                                  <w:rFonts w:ascii="Cambria Math" w:hAnsi="Cambria Math" w:cs="Calibri"/>
                                  <w:lang w:val="en-CA"/>
                                </w:rPr>
                              </w:rPrChange>
                            </w:rPr>
                            <m:t>1,t</m:t>
                          </w:ins>
                        </m:r>
                      </m:sub>
                    </m:sSub>
                    <m:func>
                      <m:funcPr>
                        <m:ctrlPr>
                          <w:ins w:id="208" w:author="Reza Rajan" w:date="2020-03-13T09:49:00Z">
                            <w:rPr>
                              <w:rFonts w:ascii="Cambria Math" w:hAnsi="Cambria Math" w:cs="Calibri"/>
                              <w:i/>
                              <w:sz w:val="23"/>
                              <w:szCs w:val="23"/>
                              <w:lang w:val="en-CA"/>
                              <w:rPrChange w:id="209" w:author="Reza Rajan" w:date="2020-03-13T11:13:00Z">
                                <w:rPr>
                                  <w:rFonts w:ascii="Cambria Math" w:hAnsi="Cambria Math" w:cs="Calibri"/>
                                  <w:i/>
                                  <w:sz w:val="23"/>
                                  <w:szCs w:val="23"/>
                                  <w:lang w:val="en-CA"/>
                                </w:rPr>
                              </w:rPrChange>
                            </w:rPr>
                          </w:ins>
                        </m:ctrlPr>
                      </m:funcPr>
                      <m:fName>
                        <m:r>
                          <w:ins w:id="210" w:author="Reza Rajan" w:date="2020-03-13T09:49:00Z">
                            <m:rPr>
                              <m:sty m:val="p"/>
                            </m:rPr>
                            <w:rPr>
                              <w:rFonts w:ascii="Cambria Math" w:hAnsi="Cambria Math" w:cs="Calibri"/>
                              <w:sz w:val="23"/>
                              <w:szCs w:val="23"/>
                              <w:lang w:val="en-CA"/>
                              <w:rPrChange w:id="211" w:author="Reza Rajan" w:date="2020-03-13T11:13:00Z">
                                <w:rPr>
                                  <w:rFonts w:ascii="Cambria Math" w:hAnsi="Cambria Math" w:cs="Calibri"/>
                                  <w:lang w:val="en-CA"/>
                                </w:rPr>
                              </w:rPrChange>
                            </w:rPr>
                            <m:t>cos</m:t>
                          </w:ins>
                        </m:r>
                      </m:fName>
                      <m:e>
                        <m:sSub>
                          <m:sSubPr>
                            <m:ctrlPr>
                              <w:ins w:id="212" w:author="Reza Rajan" w:date="2020-03-13T09:49:00Z">
                                <w:rPr>
                                  <w:rFonts w:ascii="Cambria Math" w:hAnsi="Cambria Math" w:cs="Calibri"/>
                                  <w:i/>
                                  <w:sz w:val="23"/>
                                  <w:szCs w:val="23"/>
                                  <w:lang w:val="en-CA"/>
                                  <w:rPrChange w:id="213" w:author="Reza Rajan" w:date="2020-03-13T11:13:00Z">
                                    <w:rPr>
                                      <w:rFonts w:ascii="Cambria Math" w:hAnsi="Cambria Math" w:cs="Calibri"/>
                                      <w:i/>
                                      <w:sz w:val="23"/>
                                      <w:szCs w:val="23"/>
                                      <w:lang w:val="en-CA"/>
                                    </w:rPr>
                                  </w:rPrChange>
                                </w:rPr>
                              </w:ins>
                            </m:ctrlPr>
                          </m:sSubPr>
                          <m:e>
                            <m:r>
                              <w:ins w:id="214" w:author="Reza Rajan" w:date="2020-03-13T09:49:00Z">
                                <w:rPr>
                                  <w:rFonts w:ascii="Cambria Math" w:hAnsi="Cambria Math" w:cs="Calibri"/>
                                  <w:sz w:val="23"/>
                                  <w:szCs w:val="23"/>
                                  <w:lang w:val="en-CA"/>
                                  <w:rPrChange w:id="215" w:author="Reza Rajan" w:date="2020-03-13T11:13:00Z">
                                    <w:rPr>
                                      <w:rFonts w:ascii="Cambria Math" w:hAnsi="Cambria Math" w:cs="Calibri"/>
                                      <w:lang w:val="en-CA"/>
                                    </w:rPr>
                                  </w:rPrChange>
                                </w:rPr>
                                <m:t>x</m:t>
                              </w:ins>
                            </m:r>
                          </m:e>
                          <m:sub>
                            <m:r>
                              <w:ins w:id="216" w:author="Reza Rajan" w:date="2020-03-13T09:49:00Z">
                                <w:rPr>
                                  <w:rFonts w:ascii="Cambria Math" w:hAnsi="Cambria Math" w:cs="Calibri"/>
                                  <w:sz w:val="23"/>
                                  <w:szCs w:val="23"/>
                                  <w:lang w:val="en-CA"/>
                                  <w:rPrChange w:id="217" w:author="Reza Rajan" w:date="2020-03-13T11:13:00Z">
                                    <w:rPr>
                                      <w:rFonts w:ascii="Cambria Math" w:hAnsi="Cambria Math" w:cs="Calibri"/>
                                      <w:lang w:val="en-CA"/>
                                    </w:rPr>
                                  </w:rPrChange>
                                </w:rPr>
                                <m:t>3, t-1</m:t>
                              </w:ins>
                            </m:r>
                          </m:sub>
                        </m:sSub>
                      </m:e>
                    </m:func>
                  </m:e>
                </m:mr>
                <m:mr>
                  <m:e>
                    <m:sSub>
                      <m:sSubPr>
                        <m:ctrlPr>
                          <w:ins w:id="218" w:author="Reza Rajan" w:date="2020-03-13T09:49:00Z">
                            <w:rPr>
                              <w:rFonts w:ascii="Cambria Math" w:hAnsi="Cambria Math" w:cs="Calibri"/>
                              <w:i/>
                              <w:sz w:val="23"/>
                              <w:szCs w:val="23"/>
                              <w:lang w:val="en-CA"/>
                              <w:rPrChange w:id="219" w:author="Reza Rajan" w:date="2020-03-13T11:13:00Z">
                                <w:rPr>
                                  <w:rFonts w:ascii="Cambria Math" w:hAnsi="Cambria Math" w:cs="Calibri"/>
                                  <w:i/>
                                  <w:sz w:val="23"/>
                                  <w:szCs w:val="23"/>
                                  <w:lang w:val="en-CA"/>
                                </w:rPr>
                              </w:rPrChange>
                            </w:rPr>
                          </w:ins>
                        </m:ctrlPr>
                      </m:sSubPr>
                      <m:e>
                        <m:r>
                          <w:ins w:id="220" w:author="Reza Rajan" w:date="2020-03-13T09:49:00Z">
                            <w:rPr>
                              <w:rFonts w:ascii="Cambria Math" w:hAnsi="Cambria Math" w:cs="Calibri"/>
                              <w:sz w:val="23"/>
                              <w:szCs w:val="23"/>
                              <w:lang w:val="en-CA"/>
                              <w:rPrChange w:id="221" w:author="Reza Rajan" w:date="2020-03-13T11:13:00Z">
                                <w:rPr>
                                  <w:rFonts w:ascii="Cambria Math" w:hAnsi="Cambria Math" w:cs="Calibri"/>
                                  <w:lang w:val="en-CA"/>
                                </w:rPr>
                              </w:rPrChange>
                            </w:rPr>
                            <m:t>x</m:t>
                          </w:ins>
                        </m:r>
                      </m:e>
                      <m:sub>
                        <m:r>
                          <w:ins w:id="222" w:author="Reza Rajan" w:date="2020-03-13T09:49:00Z">
                            <w:rPr>
                              <w:rFonts w:ascii="Cambria Math" w:hAnsi="Cambria Math" w:cs="Calibri"/>
                              <w:sz w:val="23"/>
                              <w:szCs w:val="23"/>
                              <w:lang w:val="en-CA"/>
                              <w:rPrChange w:id="223" w:author="Reza Rajan" w:date="2020-03-13T11:13:00Z">
                                <w:rPr>
                                  <w:rFonts w:ascii="Cambria Math" w:hAnsi="Cambria Math" w:cs="Calibri"/>
                                  <w:lang w:val="en-CA"/>
                                </w:rPr>
                              </w:rPrChange>
                            </w:rPr>
                            <m:t>3, t-1</m:t>
                          </w:ins>
                        </m:r>
                      </m:sub>
                    </m:sSub>
                    <m:r>
                      <w:ins w:id="224" w:author="Reza Rajan" w:date="2020-03-13T09:49:00Z">
                        <w:rPr>
                          <w:rFonts w:ascii="Cambria Math" w:hAnsi="Cambria Math" w:cs="Calibri"/>
                          <w:sz w:val="23"/>
                          <w:szCs w:val="23"/>
                          <w:lang w:val="en-CA"/>
                          <w:rPrChange w:id="225" w:author="Reza Rajan" w:date="2020-03-13T11:13:00Z">
                            <w:rPr>
                              <w:rFonts w:ascii="Cambria Math" w:hAnsi="Cambria Math" w:cs="Calibri"/>
                              <w:lang w:val="en-CA"/>
                            </w:rPr>
                          </w:rPrChange>
                        </w:rPr>
                        <m:t>+T</m:t>
                      </w:ins>
                    </m:r>
                    <m:sSub>
                      <m:sSubPr>
                        <m:ctrlPr>
                          <w:ins w:id="226" w:author="Reza Rajan" w:date="2020-03-13T09:49:00Z">
                            <w:rPr>
                              <w:rFonts w:ascii="Cambria Math" w:hAnsi="Cambria Math" w:cs="Calibri"/>
                              <w:i/>
                              <w:sz w:val="23"/>
                              <w:szCs w:val="23"/>
                              <w:lang w:val="en-CA"/>
                              <w:rPrChange w:id="227" w:author="Reza Rajan" w:date="2020-03-13T11:13:00Z">
                                <w:rPr>
                                  <w:rFonts w:ascii="Cambria Math" w:hAnsi="Cambria Math" w:cs="Calibri"/>
                                  <w:i/>
                                  <w:sz w:val="23"/>
                                  <w:szCs w:val="23"/>
                                  <w:lang w:val="en-CA"/>
                                </w:rPr>
                              </w:rPrChange>
                            </w:rPr>
                          </w:ins>
                        </m:ctrlPr>
                      </m:sSubPr>
                      <m:e>
                        <m:r>
                          <w:ins w:id="228" w:author="Reza Rajan" w:date="2020-03-13T09:49:00Z">
                            <w:rPr>
                              <w:rFonts w:ascii="Cambria Math" w:hAnsi="Cambria Math" w:cs="Calibri"/>
                              <w:sz w:val="23"/>
                              <w:szCs w:val="23"/>
                              <w:lang w:val="en-CA"/>
                              <w:rPrChange w:id="229" w:author="Reza Rajan" w:date="2020-03-13T11:13:00Z">
                                <w:rPr>
                                  <w:rFonts w:ascii="Cambria Math" w:hAnsi="Cambria Math" w:cs="Calibri"/>
                                  <w:lang w:val="en-CA"/>
                                </w:rPr>
                              </w:rPrChange>
                            </w:rPr>
                            <m:t>u</m:t>
                          </w:ins>
                        </m:r>
                      </m:e>
                      <m:sub>
                        <m:r>
                          <w:ins w:id="230" w:author="Reza Rajan" w:date="2020-03-13T09:49:00Z">
                            <w:rPr>
                              <w:rFonts w:ascii="Cambria Math" w:hAnsi="Cambria Math" w:cs="Calibri"/>
                              <w:sz w:val="23"/>
                              <w:szCs w:val="23"/>
                              <w:lang w:val="en-CA"/>
                              <w:rPrChange w:id="231" w:author="Reza Rajan" w:date="2020-03-13T11:13:00Z">
                                <w:rPr>
                                  <w:rFonts w:ascii="Cambria Math" w:hAnsi="Cambria Math" w:cs="Calibri"/>
                                  <w:lang w:val="en-CA"/>
                                </w:rPr>
                              </w:rPrChange>
                            </w:rPr>
                            <m:t>2</m:t>
                          </w:ins>
                        </m:r>
                      </m:sub>
                    </m:sSub>
                  </m:e>
                </m:mr>
              </m:m>
              <m:ctrlPr>
                <w:ins w:id="232" w:author="Reza Rajan" w:date="2020-03-13T09:49:00Z">
                  <w:rPr>
                    <w:rFonts w:ascii="Cambria Math" w:hAnsi="Cambria Math" w:cs="Calibri"/>
                    <w:i/>
                    <w:lang w:val="en-CA"/>
                    <w:rPrChange w:id="233" w:author="Reza Rajan" w:date="2020-03-13T11:13:00Z">
                      <w:rPr>
                        <w:rFonts w:ascii="Cambria Math" w:hAnsi="Cambria Math" w:cs="Calibri"/>
                        <w:i/>
                        <w:lang w:val="en-CA"/>
                      </w:rPr>
                    </w:rPrChange>
                  </w:rPr>
                </w:ins>
              </m:ctrlPr>
            </m:e>
          </m:d>
        </m:oMath>
      </m:oMathPara>
    </w:p>
    <w:p w14:paraId="3C6A2070" w14:textId="77777777" w:rsidR="00E825BD" w:rsidRPr="007A1196" w:rsidRDefault="00E825BD" w:rsidP="00E825BD">
      <w:pPr>
        <w:jc w:val="both"/>
        <w:rPr>
          <w:ins w:id="234" w:author="Reza Rajan" w:date="2020-03-13T09:49:00Z"/>
          <w:rFonts w:ascii="Calibri" w:hAnsi="Calibri" w:cs="Calibri"/>
          <w:sz w:val="23"/>
          <w:szCs w:val="23"/>
          <w:lang w:val="en-CA"/>
          <w:rPrChange w:id="235" w:author="Reza Rajan" w:date="2020-03-13T11:13:00Z">
            <w:rPr>
              <w:ins w:id="236" w:author="Reza Rajan" w:date="2020-03-13T09:49:00Z"/>
              <w:rFonts w:ascii="Calibri" w:hAnsi="Calibri" w:cs="Calibri"/>
              <w:lang w:val="en-CA"/>
            </w:rPr>
          </w:rPrChange>
        </w:rPr>
      </w:pPr>
    </w:p>
    <w:p w14:paraId="4E6B3CFB" w14:textId="77777777" w:rsidR="00E825BD" w:rsidRPr="007A1196" w:rsidRDefault="00E825BD" w:rsidP="00444D93">
      <w:pPr>
        <w:keepNext/>
        <w:jc w:val="both"/>
        <w:rPr>
          <w:ins w:id="237" w:author="Reza Rajan" w:date="2020-03-13T09:49:00Z"/>
          <w:rFonts w:ascii="Calibri" w:eastAsiaTheme="minorEastAsia" w:hAnsi="Calibri" w:cs="Calibri"/>
          <w:sz w:val="23"/>
          <w:szCs w:val="23"/>
          <w:lang w:val="en-CA"/>
          <w:rPrChange w:id="238" w:author="Reza Rajan" w:date="2020-03-13T11:13:00Z">
            <w:rPr>
              <w:ins w:id="239" w:author="Reza Rajan" w:date="2020-03-13T09:49:00Z"/>
              <w:rFonts w:ascii="Calibri" w:eastAsiaTheme="minorEastAsia" w:hAnsi="Calibri" w:cs="Calibri"/>
              <w:lang w:val="en-CA"/>
            </w:rPr>
          </w:rPrChange>
        </w:rPr>
        <w:pPrChange w:id="240" w:author="Cameron" w:date="2020-03-13T11:10:00Z">
          <w:pPr>
            <w:jc w:val="both"/>
          </w:pPr>
        </w:pPrChange>
      </w:pPr>
      <w:ins w:id="241" w:author="Reza Rajan" w:date="2020-03-13T09:49:00Z">
        <w:r w:rsidRPr="007A1196">
          <w:rPr>
            <w:rFonts w:ascii="Calibri" w:hAnsi="Calibri" w:cs="Calibri"/>
            <w:sz w:val="23"/>
            <w:szCs w:val="23"/>
            <w:lang w:val="en-CA"/>
            <w:rPrChange w:id="242" w:author="Reza Rajan" w:date="2020-03-13T11:13:00Z">
              <w:rPr>
                <w:rFonts w:ascii="Calibri" w:hAnsi="Calibri" w:cs="Calibri"/>
                <w:lang w:val="en-CA"/>
              </w:rPr>
            </w:rPrChange>
          </w:rPr>
          <w:t xml:space="preserve">Where </w:t>
        </w:r>
      </w:ins>
      <m:oMath>
        <m:r>
          <w:ins w:id="243" w:author="Reza Rajan" w:date="2020-03-13T09:49:00Z">
            <w:rPr>
              <w:rFonts w:ascii="Cambria Math" w:hAnsi="Cambria Math" w:cs="Calibri"/>
              <w:sz w:val="23"/>
              <w:szCs w:val="23"/>
              <w:lang w:val="en-CA"/>
              <w:rPrChange w:id="244" w:author="Reza Rajan" w:date="2020-03-13T11:13:00Z">
                <w:rPr>
                  <w:rFonts w:ascii="Cambria Math" w:hAnsi="Cambria Math" w:cs="Calibri"/>
                  <w:lang w:val="en-CA"/>
                </w:rPr>
              </w:rPrChange>
            </w:rPr>
            <m:t>T</m:t>
          </w:ins>
        </m:r>
      </m:oMath>
      <w:ins w:id="245" w:author="Reza Rajan" w:date="2020-03-13T09:49:00Z">
        <w:r w:rsidRPr="007A1196">
          <w:rPr>
            <w:rFonts w:ascii="Calibri" w:eastAsiaTheme="minorEastAsia" w:hAnsi="Calibri" w:cs="Calibri"/>
            <w:sz w:val="23"/>
            <w:szCs w:val="23"/>
            <w:lang w:val="en-CA"/>
            <w:rPrChange w:id="246" w:author="Reza Rajan" w:date="2020-03-13T11:13:00Z">
              <w:rPr>
                <w:rFonts w:ascii="Calibri" w:eastAsiaTheme="minorEastAsia" w:hAnsi="Calibri" w:cs="Calibri"/>
                <w:lang w:val="en-CA"/>
              </w:rPr>
            </w:rPrChange>
          </w:rPr>
          <w:t xml:space="preserve"> is the timestep, and </w:t>
        </w:r>
      </w:ins>
      <m:oMath>
        <m:r>
          <w:ins w:id="247" w:author="Reza Rajan" w:date="2020-03-13T09:49:00Z">
            <w:rPr>
              <w:rFonts w:ascii="Cambria Math" w:eastAsiaTheme="minorEastAsia" w:hAnsi="Cambria Math" w:cs="Calibri"/>
              <w:sz w:val="23"/>
              <w:szCs w:val="23"/>
              <w:lang w:val="en-CA"/>
              <w:rPrChange w:id="248" w:author="Reza Rajan" w:date="2020-03-13T11:13:00Z">
                <w:rPr>
                  <w:rFonts w:ascii="Cambria Math" w:eastAsiaTheme="minorEastAsia" w:hAnsi="Cambria Math" w:cs="Calibri"/>
                  <w:lang w:val="en-CA"/>
                </w:rPr>
              </w:rPrChange>
            </w:rPr>
            <m:t>u</m:t>
          </w:ins>
        </m:r>
      </m:oMath>
      <w:ins w:id="249" w:author="Reza Rajan" w:date="2020-03-13T09:49:00Z">
        <w:r w:rsidRPr="007A1196">
          <w:rPr>
            <w:rFonts w:ascii="Calibri" w:eastAsiaTheme="minorEastAsia" w:hAnsi="Calibri" w:cs="Calibri"/>
            <w:sz w:val="23"/>
            <w:szCs w:val="23"/>
            <w:lang w:val="en-CA"/>
            <w:rPrChange w:id="250" w:author="Reza Rajan" w:date="2020-03-13T11:13:00Z">
              <w:rPr>
                <w:rFonts w:ascii="Calibri" w:eastAsiaTheme="minorEastAsia" w:hAnsi="Calibri" w:cs="Calibri"/>
                <w:lang w:val="en-CA"/>
              </w:rPr>
            </w:rPrChange>
          </w:rPr>
          <w:t xml:space="preserve"> is the input vector defined as:</w:t>
        </w:r>
      </w:ins>
    </w:p>
    <w:p w14:paraId="030F504A" w14:textId="77777777" w:rsidR="00E825BD" w:rsidRPr="007A1196" w:rsidRDefault="00E825BD" w:rsidP="00E825BD">
      <w:pPr>
        <w:jc w:val="both"/>
        <w:rPr>
          <w:ins w:id="251" w:author="Reza Rajan" w:date="2020-03-13T09:49:00Z"/>
          <w:rFonts w:ascii="Calibri" w:hAnsi="Calibri" w:cs="Calibri"/>
          <w:sz w:val="23"/>
          <w:szCs w:val="23"/>
          <w:lang w:val="en-CA"/>
          <w:rPrChange w:id="252" w:author="Reza Rajan" w:date="2020-03-13T11:13:00Z">
            <w:rPr>
              <w:ins w:id="253" w:author="Reza Rajan" w:date="2020-03-13T09:49:00Z"/>
              <w:rFonts w:ascii="Calibri" w:hAnsi="Calibri" w:cs="Calibri"/>
              <w:lang w:val="en-CA"/>
            </w:rPr>
          </w:rPrChange>
        </w:rPr>
      </w:pPr>
      <m:oMathPara>
        <m:oMath>
          <m:d>
            <m:dPr>
              <m:begChr m:val="["/>
              <m:endChr m:val="]"/>
              <m:ctrlPr>
                <w:ins w:id="254" w:author="Reza Rajan" w:date="2020-03-13T09:49:00Z">
                  <w:rPr>
                    <w:rFonts w:ascii="Cambria Math" w:hAnsi="Cambria Math" w:cs="Calibri"/>
                    <w:i/>
                    <w:sz w:val="23"/>
                    <w:szCs w:val="23"/>
                    <w:lang w:val="en-CA"/>
                    <w:rPrChange w:id="255" w:author="Reza Rajan" w:date="2020-03-13T11:13:00Z">
                      <w:rPr>
                        <w:rFonts w:ascii="Cambria Math" w:hAnsi="Cambria Math" w:cs="Calibri"/>
                        <w:i/>
                        <w:sz w:val="23"/>
                        <w:szCs w:val="23"/>
                        <w:lang w:val="en-CA"/>
                      </w:rPr>
                    </w:rPrChange>
                  </w:rPr>
                </w:ins>
              </m:ctrlPr>
            </m:dPr>
            <m:e>
              <m:m>
                <m:mPr>
                  <m:mcs>
                    <m:mc>
                      <m:mcPr>
                        <m:count m:val="1"/>
                        <m:mcJc m:val="center"/>
                      </m:mcPr>
                    </m:mc>
                  </m:mcs>
                  <m:ctrlPr>
                    <w:ins w:id="256" w:author="Reza Rajan" w:date="2020-03-13T09:49:00Z">
                      <w:rPr>
                        <w:rFonts w:ascii="Cambria Math" w:hAnsi="Cambria Math" w:cs="Calibri"/>
                        <w:i/>
                        <w:sz w:val="23"/>
                        <w:szCs w:val="23"/>
                        <w:lang w:val="en-CA"/>
                        <w:rPrChange w:id="257" w:author="Reza Rajan" w:date="2020-03-13T11:13:00Z">
                          <w:rPr>
                            <w:rFonts w:ascii="Cambria Math" w:hAnsi="Cambria Math" w:cs="Calibri"/>
                            <w:i/>
                            <w:sz w:val="23"/>
                            <w:szCs w:val="23"/>
                            <w:lang w:val="en-CA"/>
                          </w:rPr>
                        </w:rPrChange>
                      </w:rPr>
                    </w:ins>
                  </m:ctrlPr>
                </m:mPr>
                <m:mr>
                  <m:e>
                    <m:sSub>
                      <m:sSubPr>
                        <m:ctrlPr>
                          <w:ins w:id="258" w:author="Reza Rajan" w:date="2020-03-13T09:49:00Z">
                            <w:rPr>
                              <w:rFonts w:ascii="Cambria Math" w:hAnsi="Cambria Math" w:cs="Calibri"/>
                              <w:i/>
                              <w:sz w:val="23"/>
                              <w:szCs w:val="23"/>
                              <w:lang w:val="en-CA"/>
                              <w:rPrChange w:id="259" w:author="Reza Rajan" w:date="2020-03-13T11:13:00Z">
                                <w:rPr>
                                  <w:rFonts w:ascii="Cambria Math" w:hAnsi="Cambria Math" w:cs="Calibri"/>
                                  <w:i/>
                                  <w:sz w:val="23"/>
                                  <w:szCs w:val="23"/>
                                  <w:lang w:val="en-CA"/>
                                </w:rPr>
                              </w:rPrChange>
                            </w:rPr>
                          </w:ins>
                        </m:ctrlPr>
                      </m:sSubPr>
                      <m:e>
                        <m:r>
                          <w:ins w:id="260" w:author="Reza Rajan" w:date="2020-03-13T09:49:00Z">
                            <w:rPr>
                              <w:rFonts w:ascii="Cambria Math" w:hAnsi="Cambria Math" w:cs="Calibri"/>
                              <w:sz w:val="23"/>
                              <w:szCs w:val="23"/>
                              <w:lang w:val="en-CA"/>
                              <w:rPrChange w:id="261" w:author="Reza Rajan" w:date="2020-03-13T11:13:00Z">
                                <w:rPr>
                                  <w:rFonts w:ascii="Cambria Math" w:hAnsi="Cambria Math" w:cs="Calibri"/>
                                  <w:lang w:val="en-CA"/>
                                </w:rPr>
                              </w:rPrChange>
                            </w:rPr>
                            <m:t>u</m:t>
                          </w:ins>
                        </m:r>
                      </m:e>
                      <m:sub>
                        <m:r>
                          <w:ins w:id="262" w:author="Reza Rajan" w:date="2020-03-13T09:49:00Z">
                            <w:rPr>
                              <w:rFonts w:ascii="Cambria Math" w:hAnsi="Cambria Math" w:cs="Calibri"/>
                              <w:sz w:val="23"/>
                              <w:szCs w:val="23"/>
                              <w:lang w:val="en-CA"/>
                              <w:rPrChange w:id="263" w:author="Reza Rajan" w:date="2020-03-13T11:13:00Z">
                                <w:rPr>
                                  <w:rFonts w:ascii="Cambria Math" w:hAnsi="Cambria Math" w:cs="Calibri"/>
                                  <w:lang w:val="en-CA"/>
                                </w:rPr>
                              </w:rPrChange>
                            </w:rPr>
                            <m:t>1, t</m:t>
                          </w:ins>
                        </m:r>
                      </m:sub>
                    </m:sSub>
                  </m:e>
                </m:mr>
                <m:mr>
                  <m:e>
                    <m:sSub>
                      <m:sSubPr>
                        <m:ctrlPr>
                          <w:ins w:id="264" w:author="Reza Rajan" w:date="2020-03-13T09:49:00Z">
                            <w:rPr>
                              <w:rFonts w:ascii="Cambria Math" w:hAnsi="Cambria Math" w:cs="Calibri"/>
                              <w:i/>
                              <w:sz w:val="23"/>
                              <w:szCs w:val="23"/>
                              <w:lang w:val="en-CA"/>
                              <w:rPrChange w:id="265" w:author="Reza Rajan" w:date="2020-03-13T11:13:00Z">
                                <w:rPr>
                                  <w:rFonts w:ascii="Cambria Math" w:hAnsi="Cambria Math" w:cs="Calibri"/>
                                  <w:i/>
                                  <w:sz w:val="23"/>
                                  <w:szCs w:val="23"/>
                                  <w:lang w:val="en-CA"/>
                                </w:rPr>
                              </w:rPrChange>
                            </w:rPr>
                          </w:ins>
                        </m:ctrlPr>
                      </m:sSubPr>
                      <m:e>
                        <m:r>
                          <w:ins w:id="266" w:author="Reza Rajan" w:date="2020-03-13T09:49:00Z">
                            <w:rPr>
                              <w:rFonts w:ascii="Cambria Math" w:hAnsi="Cambria Math" w:cs="Calibri"/>
                              <w:sz w:val="23"/>
                              <w:szCs w:val="23"/>
                              <w:lang w:val="en-CA"/>
                              <w:rPrChange w:id="267" w:author="Reza Rajan" w:date="2020-03-13T11:13:00Z">
                                <w:rPr>
                                  <w:rFonts w:ascii="Cambria Math" w:hAnsi="Cambria Math" w:cs="Calibri"/>
                                  <w:lang w:val="en-CA"/>
                                </w:rPr>
                              </w:rPrChange>
                            </w:rPr>
                            <m:t>u</m:t>
                          </w:ins>
                        </m:r>
                      </m:e>
                      <m:sub>
                        <m:r>
                          <w:ins w:id="268" w:author="Reza Rajan" w:date="2020-03-13T09:49:00Z">
                            <w:rPr>
                              <w:rFonts w:ascii="Cambria Math" w:hAnsi="Cambria Math" w:cs="Calibri"/>
                              <w:sz w:val="23"/>
                              <w:szCs w:val="23"/>
                              <w:lang w:val="en-CA"/>
                              <w:rPrChange w:id="269" w:author="Reza Rajan" w:date="2020-03-13T11:13:00Z">
                                <w:rPr>
                                  <w:rFonts w:ascii="Cambria Math" w:hAnsi="Cambria Math" w:cs="Calibri"/>
                                  <w:lang w:val="en-CA"/>
                                </w:rPr>
                              </w:rPrChange>
                            </w:rPr>
                            <m:t>2, t</m:t>
                          </w:ins>
                        </m:r>
                      </m:sub>
                    </m:sSub>
                  </m:e>
                </m:mr>
              </m:m>
            </m:e>
          </m:d>
          <m:r>
            <w:ins w:id="270" w:author="Reza Rajan" w:date="2020-03-13T09:49:00Z">
              <w:rPr>
                <w:rFonts w:ascii="Cambria Math" w:hAnsi="Cambria Math" w:cs="Calibri"/>
                <w:sz w:val="23"/>
                <w:szCs w:val="23"/>
                <w:lang w:val="en-CA"/>
                <w:rPrChange w:id="271" w:author="Reza Rajan" w:date="2020-03-13T11:13:00Z">
                  <w:rPr>
                    <w:rFonts w:ascii="Cambria Math" w:hAnsi="Cambria Math" w:cs="Calibri"/>
                    <w:lang w:val="en-CA"/>
                  </w:rPr>
                </w:rPrChange>
              </w:rPr>
              <m:t>=</m:t>
            </w:ins>
          </m:r>
          <m:d>
            <m:dPr>
              <m:begChr m:val="["/>
              <m:endChr m:val="]"/>
              <m:ctrlPr>
                <w:ins w:id="272" w:author="Reza Rajan" w:date="2020-03-13T09:49:00Z">
                  <w:rPr>
                    <w:rFonts w:ascii="Cambria Math" w:hAnsi="Cambria Math" w:cs="Calibri"/>
                    <w:i/>
                    <w:sz w:val="23"/>
                    <w:szCs w:val="23"/>
                    <w:lang w:val="en-CA"/>
                    <w:rPrChange w:id="273" w:author="Reza Rajan" w:date="2020-03-13T11:13:00Z">
                      <w:rPr>
                        <w:rFonts w:ascii="Cambria Math" w:hAnsi="Cambria Math" w:cs="Calibri"/>
                        <w:i/>
                        <w:sz w:val="23"/>
                        <w:szCs w:val="23"/>
                        <w:lang w:val="en-CA"/>
                      </w:rPr>
                    </w:rPrChange>
                  </w:rPr>
                </w:ins>
              </m:ctrlPr>
            </m:dPr>
            <m:e>
              <m:m>
                <m:mPr>
                  <m:mcs>
                    <m:mc>
                      <m:mcPr>
                        <m:count m:val="1"/>
                        <m:mcJc m:val="center"/>
                      </m:mcPr>
                    </m:mc>
                  </m:mcs>
                  <m:ctrlPr>
                    <w:ins w:id="274" w:author="Reza Rajan" w:date="2020-03-13T09:49:00Z">
                      <w:rPr>
                        <w:rFonts w:ascii="Cambria Math" w:hAnsi="Cambria Math" w:cs="Calibri"/>
                        <w:i/>
                        <w:sz w:val="23"/>
                        <w:szCs w:val="23"/>
                        <w:lang w:val="en-CA"/>
                        <w:rPrChange w:id="275" w:author="Reza Rajan" w:date="2020-03-13T11:13:00Z">
                          <w:rPr>
                            <w:rFonts w:ascii="Cambria Math" w:hAnsi="Cambria Math" w:cs="Calibri"/>
                            <w:i/>
                            <w:sz w:val="23"/>
                            <w:szCs w:val="23"/>
                            <w:lang w:val="en-CA"/>
                          </w:rPr>
                        </w:rPrChange>
                      </w:rPr>
                    </w:ins>
                  </m:ctrlPr>
                </m:mPr>
                <m:mr>
                  <m:e>
                    <m:r>
                      <w:ins w:id="276" w:author="Reza Rajan" w:date="2020-03-13T09:49:00Z">
                        <w:rPr>
                          <w:rFonts w:ascii="Cambria Math" w:hAnsi="Cambria Math" w:cs="Calibri"/>
                          <w:sz w:val="23"/>
                          <w:szCs w:val="23"/>
                          <w:lang w:val="en-CA"/>
                          <w:rPrChange w:id="277" w:author="Reza Rajan" w:date="2020-03-13T11:13:00Z">
                            <w:rPr>
                              <w:rFonts w:ascii="Cambria Math" w:hAnsi="Cambria Math" w:cs="Calibri"/>
                              <w:lang w:val="en-CA"/>
                            </w:rPr>
                          </w:rPrChange>
                        </w:rPr>
                        <m:t>v</m:t>
                      </w:ins>
                    </m:r>
                  </m:e>
                </m:mr>
                <m:mr>
                  <m:e>
                    <m:r>
                      <w:ins w:id="278" w:author="Reza Rajan" w:date="2020-03-13T09:49:00Z">
                        <w:rPr>
                          <w:rFonts w:ascii="Cambria Math" w:hAnsi="Cambria Math" w:cs="Calibri"/>
                          <w:sz w:val="23"/>
                          <w:szCs w:val="23"/>
                          <w:lang w:val="en-CA"/>
                          <w:rPrChange w:id="279" w:author="Reza Rajan" w:date="2020-03-13T11:13:00Z">
                            <w:rPr>
                              <w:rFonts w:ascii="Cambria Math" w:hAnsi="Cambria Math" w:cs="Calibri"/>
                              <w:lang w:val="en-CA"/>
                            </w:rPr>
                          </w:rPrChange>
                        </w:rPr>
                        <m:t>ω</m:t>
                      </w:ins>
                    </m:r>
                  </m:e>
                </m:mr>
              </m:m>
            </m:e>
          </m:d>
        </m:oMath>
      </m:oMathPara>
    </w:p>
    <w:p w14:paraId="7D87D7F5" w14:textId="77777777" w:rsidR="00E825BD" w:rsidRPr="007A1196" w:rsidRDefault="00E825BD">
      <w:pPr>
        <w:jc w:val="both"/>
        <w:rPr>
          <w:ins w:id="280" w:author="Reza Rajan" w:date="2020-03-13T09:49:00Z"/>
          <w:rFonts w:ascii="Calibri" w:eastAsiaTheme="minorEastAsia" w:hAnsi="Calibri" w:cs="Calibri"/>
          <w:sz w:val="23"/>
          <w:szCs w:val="23"/>
          <w:lang w:val="en-CA"/>
          <w:rPrChange w:id="281" w:author="Reza Rajan" w:date="2020-03-13T11:13:00Z">
            <w:rPr>
              <w:ins w:id="282" w:author="Reza Rajan" w:date="2020-03-13T09:49:00Z"/>
              <w:rFonts w:ascii="Calibri" w:eastAsiaTheme="minorEastAsia" w:hAnsi="Calibri" w:cs="Calibri"/>
              <w:lang w:val="en-CA"/>
            </w:rPr>
          </w:rPrChange>
        </w:rPr>
      </w:pPr>
      <w:ins w:id="283" w:author="Reza Rajan" w:date="2020-03-13T09:49:00Z">
        <w:r w:rsidRPr="007A1196">
          <w:rPr>
            <w:rFonts w:ascii="Calibri" w:hAnsi="Calibri" w:cs="Calibri"/>
            <w:sz w:val="23"/>
            <w:szCs w:val="23"/>
            <w:lang w:val="en-CA"/>
            <w:rPrChange w:id="284" w:author="Reza Rajan" w:date="2020-03-13T11:13:00Z">
              <w:rPr>
                <w:rFonts w:ascii="Calibri" w:hAnsi="Calibri" w:cs="Calibri"/>
                <w:lang w:val="en-CA"/>
              </w:rPr>
            </w:rPrChange>
          </w:rPr>
          <w:t xml:space="preserve">With </w:t>
        </w:r>
      </w:ins>
      <m:oMath>
        <m:r>
          <w:ins w:id="285" w:author="Reza Rajan" w:date="2020-03-13T09:49:00Z">
            <w:rPr>
              <w:rFonts w:ascii="Cambria Math" w:hAnsi="Cambria Math" w:cs="Calibri"/>
              <w:sz w:val="23"/>
              <w:szCs w:val="23"/>
              <w:lang w:val="en-CA"/>
              <w:rPrChange w:id="286" w:author="Reza Rajan" w:date="2020-03-13T11:13:00Z">
                <w:rPr>
                  <w:rFonts w:ascii="Cambria Math" w:hAnsi="Cambria Math" w:cs="Calibri"/>
                  <w:lang w:val="en-CA"/>
                </w:rPr>
              </w:rPrChange>
            </w:rPr>
            <m:t>v</m:t>
          </w:ins>
        </m:r>
      </m:oMath>
      <w:ins w:id="287" w:author="Reza Rajan" w:date="2020-03-13T09:49:00Z">
        <w:r w:rsidRPr="007A1196">
          <w:rPr>
            <w:rFonts w:ascii="Calibri" w:eastAsiaTheme="minorEastAsia" w:hAnsi="Calibri" w:cs="Calibri"/>
            <w:sz w:val="23"/>
            <w:szCs w:val="23"/>
            <w:lang w:val="en-CA"/>
            <w:rPrChange w:id="288" w:author="Reza Rajan" w:date="2020-03-13T11:13:00Z">
              <w:rPr>
                <w:rFonts w:ascii="Calibri" w:eastAsiaTheme="minorEastAsia" w:hAnsi="Calibri" w:cs="Calibri"/>
                <w:lang w:val="en-CA"/>
              </w:rPr>
            </w:rPrChange>
          </w:rPr>
          <w:t xml:space="preserve"> being the forward speed of the robot and </w:t>
        </w:r>
      </w:ins>
      <m:oMath>
        <m:r>
          <w:ins w:id="289" w:author="Reza Rajan" w:date="2020-03-13T09:49:00Z">
            <w:rPr>
              <w:rFonts w:ascii="Cambria Math" w:eastAsiaTheme="minorEastAsia" w:hAnsi="Cambria Math" w:cs="Calibri"/>
              <w:sz w:val="23"/>
              <w:szCs w:val="23"/>
              <w:lang w:val="en-CA"/>
              <w:rPrChange w:id="290" w:author="Reza Rajan" w:date="2020-03-13T11:13:00Z">
                <w:rPr>
                  <w:rFonts w:ascii="Cambria Math" w:eastAsiaTheme="minorEastAsia" w:hAnsi="Cambria Math" w:cs="Calibri"/>
                  <w:lang w:val="en-CA"/>
                </w:rPr>
              </w:rPrChange>
            </w:rPr>
            <m:t>ω</m:t>
          </w:ins>
        </m:r>
      </m:oMath>
      <w:ins w:id="291" w:author="Reza Rajan" w:date="2020-03-13T09:49:00Z">
        <w:r w:rsidRPr="007A1196">
          <w:rPr>
            <w:rFonts w:ascii="Calibri" w:eastAsiaTheme="minorEastAsia" w:hAnsi="Calibri" w:cs="Calibri"/>
            <w:sz w:val="23"/>
            <w:szCs w:val="23"/>
            <w:lang w:val="en-CA"/>
            <w:rPrChange w:id="292" w:author="Reza Rajan" w:date="2020-03-13T11:13:00Z">
              <w:rPr>
                <w:rFonts w:ascii="Calibri" w:eastAsiaTheme="minorEastAsia" w:hAnsi="Calibri" w:cs="Calibri"/>
                <w:lang w:val="en-CA"/>
              </w:rPr>
            </w:rPrChange>
          </w:rPr>
          <w:t xml:space="preserve"> being the rotational speed.</w:t>
        </w:r>
      </w:ins>
    </w:p>
    <w:p w14:paraId="5F74D13C" w14:textId="4FC792D0" w:rsidR="00E825BD" w:rsidRPr="007A1196" w:rsidRDefault="00E825BD">
      <w:pPr>
        <w:jc w:val="both"/>
        <w:rPr>
          <w:ins w:id="293" w:author="Reza Rajan" w:date="2020-03-13T09:49:00Z"/>
          <w:rFonts w:ascii="Calibri" w:eastAsiaTheme="minorEastAsia" w:hAnsi="Calibri" w:cs="Calibri"/>
          <w:sz w:val="23"/>
          <w:szCs w:val="23"/>
          <w:lang w:val="en-CA"/>
          <w:rPrChange w:id="294" w:author="Reza Rajan" w:date="2020-03-13T11:13:00Z">
            <w:rPr>
              <w:ins w:id="295" w:author="Reza Rajan" w:date="2020-03-13T09:49:00Z"/>
              <w:rFonts w:ascii="Calibri" w:eastAsiaTheme="minorEastAsia" w:hAnsi="Calibri" w:cs="Calibri"/>
              <w:lang w:val="en-CA"/>
            </w:rPr>
          </w:rPrChange>
        </w:rPr>
      </w:pPr>
      <w:ins w:id="296" w:author="Reza Rajan" w:date="2020-03-13T09:49:00Z">
        <w:r w:rsidRPr="007A1196">
          <w:rPr>
            <w:rFonts w:ascii="Calibri" w:eastAsiaTheme="minorEastAsia" w:hAnsi="Calibri" w:cs="Calibri"/>
            <w:sz w:val="23"/>
            <w:szCs w:val="23"/>
            <w:lang w:val="en-CA"/>
            <w:rPrChange w:id="297" w:author="Reza Rajan" w:date="2020-03-13T11:13:00Z">
              <w:rPr>
                <w:rFonts w:ascii="Calibri" w:eastAsiaTheme="minorEastAsia" w:hAnsi="Calibri" w:cs="Calibri"/>
                <w:lang w:val="en-CA"/>
              </w:rPr>
            </w:rPrChange>
          </w:rPr>
          <w:t>The EKF requires that this motion model is linearized.</w:t>
        </w:r>
        <w:del w:id="298" w:author="Cameron" w:date="2020-03-13T10:38:00Z">
          <w:r w:rsidRPr="007A1196">
            <w:rPr>
              <w:rFonts w:ascii="Calibri" w:eastAsiaTheme="minorEastAsia" w:hAnsi="Calibri" w:cs="Calibri"/>
              <w:sz w:val="23"/>
              <w:szCs w:val="23"/>
              <w:lang w:val="en-CA"/>
              <w:rPrChange w:id="299" w:author="Reza Rajan" w:date="2020-03-13T11:13:00Z">
                <w:rPr>
                  <w:rFonts w:ascii="Calibri" w:eastAsiaTheme="minorEastAsia" w:hAnsi="Calibri" w:cs="Calibri"/>
                  <w:lang w:val="en-CA"/>
                </w:rPr>
              </w:rPrChange>
            </w:rPr>
            <w:delText xml:space="preserve">  </w:delText>
          </w:r>
        </w:del>
      </w:ins>
      <w:ins w:id="300" w:author="Cameron" w:date="2020-03-13T10:38:00Z">
        <w:r w:rsidR="00F2441E" w:rsidRPr="007A1196">
          <w:rPr>
            <w:rFonts w:ascii="Calibri" w:eastAsiaTheme="minorEastAsia" w:hAnsi="Calibri" w:cs="Calibri"/>
            <w:sz w:val="23"/>
            <w:szCs w:val="23"/>
            <w:lang w:val="en-CA"/>
            <w:rPrChange w:id="301" w:author="Reza Rajan" w:date="2020-03-13T11:13:00Z">
              <w:rPr>
                <w:rFonts w:ascii="Calibri" w:eastAsiaTheme="minorEastAsia" w:hAnsi="Calibri" w:cs="Calibri"/>
                <w:sz w:val="23"/>
                <w:szCs w:val="23"/>
                <w:lang w:val="en-CA"/>
              </w:rPr>
            </w:rPrChange>
          </w:rPr>
          <w:t xml:space="preserve"> </w:t>
        </w:r>
      </w:ins>
      <w:ins w:id="302" w:author="Reza Rajan" w:date="2020-03-13T09:49:00Z">
        <w:r w:rsidRPr="007A1196">
          <w:rPr>
            <w:rFonts w:ascii="Calibri" w:eastAsiaTheme="minorEastAsia" w:hAnsi="Calibri" w:cs="Calibri"/>
            <w:sz w:val="23"/>
            <w:szCs w:val="23"/>
            <w:lang w:val="en-CA"/>
            <w:rPrChange w:id="303" w:author="Reza Rajan" w:date="2020-03-13T11:13:00Z">
              <w:rPr>
                <w:rFonts w:ascii="Calibri" w:eastAsiaTheme="minorEastAsia" w:hAnsi="Calibri" w:cs="Calibri"/>
                <w:lang w:val="en-CA"/>
              </w:rPr>
            </w:rPrChange>
          </w:rPr>
          <w:t xml:space="preserve">This is done by taking the Jacobian, which results in </w:t>
        </w:r>
      </w:ins>
    </w:p>
    <w:p w14:paraId="1F8BC5B0" w14:textId="60CBE391" w:rsidR="00E825BD" w:rsidRPr="007A1196" w:rsidRDefault="000076C0" w:rsidP="00E825BD">
      <w:pPr>
        <w:jc w:val="both"/>
        <w:rPr>
          <w:ins w:id="304" w:author="Reza Rajan" w:date="2020-03-13T09:49:00Z"/>
          <w:rFonts w:ascii="Calibri" w:eastAsiaTheme="minorEastAsia" w:hAnsi="Calibri" w:cs="Calibri"/>
          <w:sz w:val="23"/>
          <w:szCs w:val="23"/>
          <w:lang w:val="en-CA"/>
          <w:rPrChange w:id="305" w:author="Reza Rajan" w:date="2020-03-13T11:13:00Z">
            <w:rPr>
              <w:ins w:id="306" w:author="Reza Rajan" w:date="2020-03-13T09:49:00Z"/>
              <w:rFonts w:ascii="Calibri" w:eastAsiaTheme="minorEastAsia" w:hAnsi="Calibri" w:cs="Calibri"/>
              <w:lang w:val="en-CA"/>
            </w:rPr>
          </w:rPrChange>
        </w:rPr>
      </w:pPr>
      <m:oMathPara>
        <m:oMath>
          <m:r>
            <w:ins w:id="307" w:author="Reza Rajan" w:date="2020-03-13T09:49:00Z">
              <w:rPr>
                <w:rFonts w:ascii="Cambria Math" w:eastAsiaTheme="minorEastAsia" w:hAnsi="Cambria Math" w:cs="Calibri"/>
                <w:sz w:val="23"/>
                <w:szCs w:val="23"/>
                <w:lang w:val="en-CA"/>
                <w:rPrChange w:id="308" w:author="Reza Rajan" w:date="2020-03-13T11:13:00Z">
                  <w:rPr>
                    <w:rFonts w:ascii="Cambria Math" w:eastAsiaTheme="minorEastAsia" w:hAnsi="Cambria Math" w:cs="Calibri"/>
                    <w:lang w:val="en-CA"/>
                  </w:rPr>
                </w:rPrChange>
              </w:rPr>
              <m:t>G=</m:t>
            </w:ins>
          </m:r>
          <m:sSub>
            <m:sSubPr>
              <m:ctrlPr>
                <w:ins w:id="309" w:author="Reza Rajan" w:date="2020-03-13T09:49:00Z">
                  <w:rPr>
                    <w:rFonts w:ascii="Cambria Math" w:eastAsiaTheme="minorEastAsia" w:hAnsi="Cambria Math" w:cs="Calibri"/>
                    <w:i/>
                    <w:sz w:val="23"/>
                    <w:szCs w:val="23"/>
                    <w:lang w:val="en-CA"/>
                    <w:rPrChange w:id="310" w:author="Reza Rajan" w:date="2020-03-13T11:13:00Z">
                      <w:rPr>
                        <w:rFonts w:ascii="Cambria Math" w:eastAsiaTheme="minorEastAsia" w:hAnsi="Cambria Math" w:cs="Calibri"/>
                        <w:i/>
                        <w:sz w:val="23"/>
                        <w:szCs w:val="23"/>
                        <w:lang w:val="en-CA"/>
                      </w:rPr>
                    </w:rPrChange>
                  </w:rPr>
                </w:ins>
              </m:ctrlPr>
            </m:sSubPr>
            <m:e>
              <m:d>
                <m:dPr>
                  <m:begChr m:val=""/>
                  <m:endChr m:val="|"/>
                  <m:ctrlPr>
                    <w:ins w:id="311" w:author="Reza Rajan" w:date="2020-03-13T09:49:00Z">
                      <w:rPr>
                        <w:rFonts w:ascii="Cambria Math" w:eastAsiaTheme="minorEastAsia" w:hAnsi="Cambria Math" w:cs="Calibri"/>
                        <w:i/>
                        <w:sz w:val="23"/>
                        <w:szCs w:val="23"/>
                        <w:lang w:val="en-CA"/>
                        <w:rPrChange w:id="312" w:author="Reza Rajan" w:date="2020-03-13T11:13:00Z">
                          <w:rPr>
                            <w:rFonts w:ascii="Cambria Math" w:eastAsiaTheme="minorEastAsia" w:hAnsi="Cambria Math" w:cs="Calibri"/>
                            <w:i/>
                            <w:sz w:val="23"/>
                            <w:szCs w:val="23"/>
                            <w:lang w:val="en-CA"/>
                          </w:rPr>
                        </w:rPrChange>
                      </w:rPr>
                    </w:ins>
                  </m:ctrlPr>
                </m:dPr>
                <m:e>
                  <m:d>
                    <m:dPr>
                      <m:begChr m:val="["/>
                      <m:endChr m:val="]"/>
                      <m:ctrlPr>
                        <w:ins w:id="313" w:author="Reza Rajan" w:date="2020-03-13T09:49:00Z">
                          <w:rPr>
                            <w:rFonts w:ascii="Cambria Math" w:eastAsiaTheme="minorEastAsia" w:hAnsi="Cambria Math" w:cs="Calibri"/>
                            <w:i/>
                            <w:sz w:val="23"/>
                            <w:szCs w:val="23"/>
                            <w:lang w:val="en-CA"/>
                            <w:rPrChange w:id="314" w:author="Reza Rajan" w:date="2020-03-13T11:13:00Z">
                              <w:rPr>
                                <w:rFonts w:ascii="Cambria Math" w:eastAsiaTheme="minorEastAsia" w:hAnsi="Cambria Math" w:cs="Calibri"/>
                                <w:i/>
                                <w:sz w:val="23"/>
                                <w:szCs w:val="23"/>
                                <w:lang w:val="en-CA"/>
                              </w:rPr>
                            </w:rPrChange>
                          </w:rPr>
                        </w:ins>
                      </m:ctrlPr>
                    </m:dPr>
                    <m:e>
                      <m:m>
                        <m:mPr>
                          <m:mcs>
                            <m:mc>
                              <m:mcPr>
                                <m:count m:val="3"/>
                                <m:mcJc m:val="center"/>
                              </m:mcPr>
                            </m:mc>
                          </m:mcs>
                          <m:ctrlPr>
                            <w:ins w:id="315" w:author="Reza Rajan" w:date="2020-03-13T09:49:00Z">
                              <w:rPr>
                                <w:rFonts w:ascii="Cambria Math" w:eastAsiaTheme="minorEastAsia" w:hAnsi="Cambria Math" w:cs="Calibri"/>
                                <w:i/>
                                <w:sz w:val="23"/>
                                <w:szCs w:val="23"/>
                                <w:lang w:val="en-CA"/>
                                <w:rPrChange w:id="316" w:author="Reza Rajan" w:date="2020-03-13T11:13:00Z">
                                  <w:rPr>
                                    <w:rFonts w:ascii="Cambria Math" w:eastAsiaTheme="minorEastAsia" w:hAnsi="Cambria Math" w:cs="Calibri"/>
                                    <w:i/>
                                    <w:sz w:val="23"/>
                                    <w:szCs w:val="23"/>
                                    <w:lang w:val="en-CA"/>
                                  </w:rPr>
                                </w:rPrChange>
                              </w:rPr>
                            </w:ins>
                          </m:ctrlPr>
                        </m:mPr>
                        <m:mr>
                          <m:e>
                            <m:r>
                              <w:ins w:id="317" w:author="Reza Rajan" w:date="2020-03-13T09:49:00Z">
                                <w:rPr>
                                  <w:rFonts w:ascii="Cambria Math" w:eastAsiaTheme="minorEastAsia" w:hAnsi="Cambria Math" w:cs="Calibri"/>
                                  <w:sz w:val="23"/>
                                  <w:szCs w:val="23"/>
                                  <w:lang w:val="en-CA"/>
                                  <w:rPrChange w:id="318" w:author="Reza Rajan" w:date="2020-03-13T11:13:00Z">
                                    <w:rPr>
                                      <w:rFonts w:ascii="Cambria Math" w:eastAsiaTheme="minorEastAsia" w:hAnsi="Cambria Math" w:cs="Calibri"/>
                                      <w:lang w:val="en-CA"/>
                                    </w:rPr>
                                  </w:rPrChange>
                                </w:rPr>
                                <m:t>1</m:t>
                              </w:ins>
                            </m:r>
                          </m:e>
                          <m:e>
                            <m:r>
                              <w:ins w:id="319" w:author="Reza Rajan" w:date="2020-03-13T09:49:00Z">
                                <w:rPr>
                                  <w:rFonts w:ascii="Cambria Math" w:eastAsiaTheme="minorEastAsia" w:hAnsi="Cambria Math" w:cs="Calibri"/>
                                  <w:sz w:val="23"/>
                                  <w:szCs w:val="23"/>
                                  <w:lang w:val="en-CA"/>
                                  <w:rPrChange w:id="320" w:author="Reza Rajan" w:date="2020-03-13T11:13:00Z">
                                    <w:rPr>
                                      <w:rFonts w:ascii="Cambria Math" w:eastAsiaTheme="minorEastAsia" w:hAnsi="Cambria Math" w:cs="Calibri"/>
                                      <w:lang w:val="en-CA"/>
                                    </w:rPr>
                                  </w:rPrChange>
                                </w:rPr>
                                <m:t>0</m:t>
                              </w:ins>
                            </m:r>
                          </m:e>
                          <m:e>
                            <m:r>
                              <w:ins w:id="321" w:author="Reza Rajan" w:date="2020-03-13T09:49:00Z">
                                <w:rPr>
                                  <w:rFonts w:ascii="Cambria Math" w:eastAsiaTheme="minorEastAsia" w:hAnsi="Cambria Math" w:cs="Calibri"/>
                                  <w:sz w:val="23"/>
                                  <w:szCs w:val="23"/>
                                  <w:lang w:val="en-CA"/>
                                  <w:rPrChange w:id="322" w:author="Reza Rajan" w:date="2020-03-13T11:13:00Z">
                                    <w:rPr>
                                      <w:rFonts w:ascii="Cambria Math" w:eastAsiaTheme="minorEastAsia" w:hAnsi="Cambria Math" w:cs="Calibri"/>
                                      <w:lang w:val="en-CA"/>
                                    </w:rPr>
                                  </w:rPrChange>
                                </w:rPr>
                                <m:t>-T</m:t>
                              </w:ins>
                            </m:r>
                            <m:sSub>
                              <m:sSubPr>
                                <m:ctrlPr>
                                  <w:ins w:id="323" w:author="Reza Rajan" w:date="2020-03-13T09:49:00Z">
                                    <w:rPr>
                                      <w:rFonts w:ascii="Cambria Math" w:eastAsiaTheme="minorEastAsia" w:hAnsi="Cambria Math" w:cs="Calibri"/>
                                      <w:i/>
                                      <w:sz w:val="23"/>
                                      <w:szCs w:val="23"/>
                                      <w:lang w:val="en-CA"/>
                                      <w:rPrChange w:id="324" w:author="Reza Rajan" w:date="2020-03-13T11:13:00Z">
                                        <w:rPr>
                                          <w:rFonts w:ascii="Cambria Math" w:eastAsiaTheme="minorEastAsia" w:hAnsi="Cambria Math" w:cs="Calibri"/>
                                          <w:i/>
                                          <w:sz w:val="23"/>
                                          <w:szCs w:val="23"/>
                                          <w:lang w:val="en-CA"/>
                                        </w:rPr>
                                      </w:rPrChange>
                                    </w:rPr>
                                  </w:ins>
                                </m:ctrlPr>
                              </m:sSubPr>
                              <m:e>
                                <m:r>
                                  <w:ins w:id="325" w:author="Reza Rajan" w:date="2020-03-13T09:49:00Z">
                                    <w:rPr>
                                      <w:rFonts w:ascii="Cambria Math" w:eastAsiaTheme="minorEastAsia" w:hAnsi="Cambria Math" w:cs="Calibri"/>
                                      <w:sz w:val="23"/>
                                      <w:szCs w:val="23"/>
                                      <w:lang w:val="en-CA"/>
                                      <w:rPrChange w:id="326" w:author="Reza Rajan" w:date="2020-03-13T11:13:00Z">
                                        <w:rPr>
                                          <w:rFonts w:ascii="Cambria Math" w:eastAsiaTheme="minorEastAsia" w:hAnsi="Cambria Math" w:cs="Calibri"/>
                                          <w:lang w:val="en-CA"/>
                                        </w:rPr>
                                      </w:rPrChange>
                                    </w:rPr>
                                    <m:t>u</m:t>
                                  </w:ins>
                                </m:r>
                              </m:e>
                              <m:sub>
                                <m:r>
                                  <w:ins w:id="327" w:author="Reza Rajan" w:date="2020-03-13T09:49:00Z">
                                    <w:rPr>
                                      <w:rFonts w:ascii="Cambria Math" w:eastAsiaTheme="minorEastAsia" w:hAnsi="Cambria Math" w:cs="Calibri"/>
                                      <w:sz w:val="23"/>
                                      <w:szCs w:val="23"/>
                                      <w:lang w:val="en-CA"/>
                                      <w:rPrChange w:id="328" w:author="Reza Rajan" w:date="2020-03-13T11:13:00Z">
                                        <w:rPr>
                                          <w:rFonts w:ascii="Cambria Math" w:eastAsiaTheme="minorEastAsia" w:hAnsi="Cambria Math" w:cs="Calibri"/>
                                          <w:lang w:val="en-CA"/>
                                        </w:rPr>
                                      </w:rPrChange>
                                    </w:rPr>
                                    <m:t>1,t</m:t>
                                  </w:ins>
                                </m:r>
                              </m:sub>
                            </m:sSub>
                            <m:func>
                              <m:funcPr>
                                <m:ctrlPr>
                                  <w:ins w:id="329" w:author="Reza Rajan" w:date="2020-03-13T09:49:00Z">
                                    <w:rPr>
                                      <w:rFonts w:ascii="Cambria Math" w:eastAsiaTheme="minorEastAsia" w:hAnsi="Cambria Math" w:cs="Calibri"/>
                                      <w:i/>
                                      <w:sz w:val="23"/>
                                      <w:szCs w:val="23"/>
                                      <w:lang w:val="en-CA"/>
                                      <w:rPrChange w:id="330" w:author="Reza Rajan" w:date="2020-03-13T11:13:00Z">
                                        <w:rPr>
                                          <w:rFonts w:ascii="Cambria Math" w:eastAsiaTheme="minorEastAsia" w:hAnsi="Cambria Math" w:cs="Calibri"/>
                                          <w:i/>
                                          <w:sz w:val="23"/>
                                          <w:szCs w:val="23"/>
                                          <w:lang w:val="en-CA"/>
                                        </w:rPr>
                                      </w:rPrChange>
                                    </w:rPr>
                                  </w:ins>
                                </m:ctrlPr>
                              </m:funcPr>
                              <m:fName>
                                <m:r>
                                  <w:ins w:id="331" w:author="Reza Rajan" w:date="2020-03-13T09:49:00Z">
                                    <m:rPr>
                                      <m:sty m:val="p"/>
                                    </m:rPr>
                                    <w:rPr>
                                      <w:rFonts w:ascii="Cambria Math" w:eastAsiaTheme="minorEastAsia" w:hAnsi="Cambria Math" w:cs="Calibri"/>
                                      <w:sz w:val="23"/>
                                      <w:szCs w:val="23"/>
                                      <w:lang w:val="en-CA"/>
                                      <w:rPrChange w:id="332" w:author="Reza Rajan" w:date="2020-03-13T11:13:00Z">
                                        <w:rPr>
                                          <w:rFonts w:ascii="Cambria Math" w:eastAsiaTheme="minorEastAsia" w:hAnsi="Cambria Math" w:cs="Calibri"/>
                                          <w:lang w:val="en-CA"/>
                                        </w:rPr>
                                      </w:rPrChange>
                                    </w:rPr>
                                    <m:t>sin</m:t>
                                  </w:ins>
                                </m:r>
                              </m:fName>
                              <m:e>
                                <m:sSub>
                                  <m:sSubPr>
                                    <m:ctrlPr>
                                      <w:ins w:id="333" w:author="Reza Rajan" w:date="2020-03-13T09:49:00Z">
                                        <w:rPr>
                                          <w:rFonts w:ascii="Cambria Math" w:eastAsiaTheme="minorEastAsia" w:hAnsi="Cambria Math" w:cs="Calibri"/>
                                          <w:i/>
                                          <w:sz w:val="23"/>
                                          <w:szCs w:val="23"/>
                                          <w:lang w:val="en-CA"/>
                                          <w:rPrChange w:id="334" w:author="Reza Rajan" w:date="2020-03-13T11:13:00Z">
                                            <w:rPr>
                                              <w:rFonts w:ascii="Cambria Math" w:eastAsiaTheme="minorEastAsia" w:hAnsi="Cambria Math" w:cs="Calibri"/>
                                              <w:i/>
                                              <w:sz w:val="23"/>
                                              <w:szCs w:val="23"/>
                                              <w:lang w:val="en-CA"/>
                                            </w:rPr>
                                          </w:rPrChange>
                                        </w:rPr>
                                      </w:ins>
                                    </m:ctrlPr>
                                  </m:sSubPr>
                                  <m:e>
                                    <m:r>
                                      <w:ins w:id="335" w:author="Reza Rajan" w:date="2020-03-13T09:49:00Z">
                                        <w:rPr>
                                          <w:rFonts w:ascii="Cambria Math" w:eastAsiaTheme="minorEastAsia" w:hAnsi="Cambria Math" w:cs="Calibri"/>
                                          <w:sz w:val="23"/>
                                          <w:szCs w:val="23"/>
                                          <w:lang w:val="en-CA"/>
                                          <w:rPrChange w:id="336" w:author="Reza Rajan" w:date="2020-03-13T11:13:00Z">
                                            <w:rPr>
                                              <w:rFonts w:ascii="Cambria Math" w:eastAsiaTheme="minorEastAsia" w:hAnsi="Cambria Math" w:cs="Calibri"/>
                                              <w:lang w:val="en-CA"/>
                                            </w:rPr>
                                          </w:rPrChange>
                                        </w:rPr>
                                        <m:t>x</m:t>
                                      </w:ins>
                                    </m:r>
                                  </m:e>
                                  <m:sub>
                                    <m:r>
                                      <w:ins w:id="337" w:author="Reza Rajan" w:date="2020-03-13T09:49:00Z">
                                        <w:rPr>
                                          <w:rFonts w:ascii="Cambria Math" w:eastAsiaTheme="minorEastAsia" w:hAnsi="Cambria Math" w:cs="Calibri"/>
                                          <w:sz w:val="23"/>
                                          <w:szCs w:val="23"/>
                                          <w:lang w:val="en-CA"/>
                                          <w:rPrChange w:id="338" w:author="Reza Rajan" w:date="2020-03-13T11:13:00Z">
                                            <w:rPr>
                                              <w:rFonts w:ascii="Cambria Math" w:eastAsiaTheme="minorEastAsia" w:hAnsi="Cambria Math" w:cs="Calibri"/>
                                              <w:lang w:val="en-CA"/>
                                            </w:rPr>
                                          </w:rPrChange>
                                        </w:rPr>
                                        <m:t>3,t-1</m:t>
                                      </w:ins>
                                    </m:r>
                                  </m:sub>
                                </m:sSub>
                              </m:e>
                            </m:func>
                          </m:e>
                        </m:mr>
                        <m:mr>
                          <m:e>
                            <m:r>
                              <w:ins w:id="339" w:author="Reza Rajan" w:date="2020-03-13T09:49:00Z">
                                <w:rPr>
                                  <w:rFonts w:ascii="Cambria Math" w:eastAsiaTheme="minorEastAsia" w:hAnsi="Cambria Math" w:cs="Calibri"/>
                                  <w:sz w:val="23"/>
                                  <w:szCs w:val="23"/>
                                  <w:lang w:val="en-CA"/>
                                  <w:rPrChange w:id="340" w:author="Reza Rajan" w:date="2020-03-13T11:13:00Z">
                                    <w:rPr>
                                      <w:rFonts w:ascii="Cambria Math" w:eastAsiaTheme="minorEastAsia" w:hAnsi="Cambria Math" w:cs="Calibri"/>
                                      <w:lang w:val="en-CA"/>
                                    </w:rPr>
                                  </w:rPrChange>
                                </w:rPr>
                                <m:t>0</m:t>
                              </w:ins>
                            </m:r>
                          </m:e>
                          <m:e>
                            <m:r>
                              <w:ins w:id="341" w:author="Reza Rajan" w:date="2020-03-13T09:49:00Z">
                                <w:rPr>
                                  <w:rFonts w:ascii="Cambria Math" w:eastAsiaTheme="minorEastAsia" w:hAnsi="Cambria Math" w:cs="Calibri"/>
                                  <w:sz w:val="23"/>
                                  <w:szCs w:val="23"/>
                                  <w:lang w:val="en-CA"/>
                                  <w:rPrChange w:id="342" w:author="Reza Rajan" w:date="2020-03-13T11:13:00Z">
                                    <w:rPr>
                                      <w:rFonts w:ascii="Cambria Math" w:eastAsiaTheme="minorEastAsia" w:hAnsi="Cambria Math" w:cs="Calibri"/>
                                      <w:lang w:val="en-CA"/>
                                    </w:rPr>
                                  </w:rPrChange>
                                </w:rPr>
                                <m:t>1</m:t>
                              </w:ins>
                            </m:r>
                          </m:e>
                          <m:e>
                            <m:r>
                              <w:ins w:id="343" w:author="Reza Rajan" w:date="2020-03-13T09:49:00Z">
                                <w:rPr>
                                  <w:rFonts w:ascii="Cambria Math" w:eastAsiaTheme="minorEastAsia" w:hAnsi="Cambria Math" w:cs="Calibri"/>
                                  <w:sz w:val="23"/>
                                  <w:szCs w:val="23"/>
                                  <w:lang w:val="en-CA"/>
                                  <w:rPrChange w:id="344" w:author="Reza Rajan" w:date="2020-03-13T11:13:00Z">
                                    <w:rPr>
                                      <w:rFonts w:ascii="Cambria Math" w:eastAsiaTheme="minorEastAsia" w:hAnsi="Cambria Math" w:cs="Calibri"/>
                                      <w:lang w:val="en-CA"/>
                                    </w:rPr>
                                  </w:rPrChange>
                                </w:rPr>
                                <m:t>T</m:t>
                              </w:ins>
                            </m:r>
                            <m:sSub>
                              <m:sSubPr>
                                <m:ctrlPr>
                                  <w:ins w:id="345" w:author="Reza Rajan" w:date="2020-03-13T09:49:00Z">
                                    <w:rPr>
                                      <w:rFonts w:ascii="Cambria Math" w:eastAsiaTheme="minorEastAsia" w:hAnsi="Cambria Math" w:cs="Calibri"/>
                                      <w:i/>
                                      <w:sz w:val="23"/>
                                      <w:szCs w:val="23"/>
                                      <w:lang w:val="en-CA"/>
                                      <w:rPrChange w:id="346" w:author="Reza Rajan" w:date="2020-03-13T11:13:00Z">
                                        <w:rPr>
                                          <w:rFonts w:ascii="Cambria Math" w:eastAsiaTheme="minorEastAsia" w:hAnsi="Cambria Math" w:cs="Calibri"/>
                                          <w:i/>
                                          <w:sz w:val="23"/>
                                          <w:szCs w:val="23"/>
                                          <w:lang w:val="en-CA"/>
                                        </w:rPr>
                                      </w:rPrChange>
                                    </w:rPr>
                                  </w:ins>
                                </m:ctrlPr>
                              </m:sSubPr>
                              <m:e>
                                <m:r>
                                  <w:ins w:id="347" w:author="Reza Rajan" w:date="2020-03-13T09:49:00Z">
                                    <w:rPr>
                                      <w:rFonts w:ascii="Cambria Math" w:eastAsiaTheme="minorEastAsia" w:hAnsi="Cambria Math" w:cs="Calibri"/>
                                      <w:sz w:val="23"/>
                                      <w:szCs w:val="23"/>
                                      <w:lang w:val="en-CA"/>
                                      <w:rPrChange w:id="348" w:author="Reza Rajan" w:date="2020-03-13T11:13:00Z">
                                        <w:rPr>
                                          <w:rFonts w:ascii="Cambria Math" w:eastAsiaTheme="minorEastAsia" w:hAnsi="Cambria Math" w:cs="Calibri"/>
                                          <w:lang w:val="en-CA"/>
                                        </w:rPr>
                                      </w:rPrChange>
                                    </w:rPr>
                                    <m:t>u</m:t>
                                  </w:ins>
                                </m:r>
                              </m:e>
                              <m:sub>
                                <m:r>
                                  <w:ins w:id="349" w:author="Reza Rajan" w:date="2020-03-13T09:49:00Z">
                                    <w:rPr>
                                      <w:rFonts w:ascii="Cambria Math" w:eastAsiaTheme="minorEastAsia" w:hAnsi="Cambria Math" w:cs="Calibri"/>
                                      <w:sz w:val="23"/>
                                      <w:szCs w:val="23"/>
                                      <w:lang w:val="en-CA"/>
                                      <w:rPrChange w:id="350" w:author="Reza Rajan" w:date="2020-03-13T11:13:00Z">
                                        <w:rPr>
                                          <w:rFonts w:ascii="Cambria Math" w:eastAsiaTheme="minorEastAsia" w:hAnsi="Cambria Math" w:cs="Calibri"/>
                                          <w:lang w:val="en-CA"/>
                                        </w:rPr>
                                      </w:rPrChange>
                                    </w:rPr>
                                    <m:t>1,t</m:t>
                                  </w:ins>
                                </m:r>
                              </m:sub>
                            </m:sSub>
                            <m:func>
                              <m:funcPr>
                                <m:ctrlPr>
                                  <w:ins w:id="351" w:author="Reza Rajan" w:date="2020-03-13T09:49:00Z">
                                    <w:rPr>
                                      <w:rFonts w:ascii="Cambria Math" w:eastAsiaTheme="minorEastAsia" w:hAnsi="Cambria Math" w:cs="Calibri"/>
                                      <w:i/>
                                      <w:sz w:val="23"/>
                                      <w:szCs w:val="23"/>
                                      <w:lang w:val="en-CA"/>
                                      <w:rPrChange w:id="352" w:author="Reza Rajan" w:date="2020-03-13T11:13:00Z">
                                        <w:rPr>
                                          <w:rFonts w:ascii="Cambria Math" w:eastAsiaTheme="minorEastAsia" w:hAnsi="Cambria Math" w:cs="Calibri"/>
                                          <w:i/>
                                          <w:sz w:val="23"/>
                                          <w:szCs w:val="23"/>
                                          <w:lang w:val="en-CA"/>
                                        </w:rPr>
                                      </w:rPrChange>
                                    </w:rPr>
                                  </w:ins>
                                </m:ctrlPr>
                              </m:funcPr>
                              <m:fName>
                                <m:r>
                                  <w:ins w:id="353" w:author="Reza Rajan" w:date="2020-03-13T09:49:00Z">
                                    <m:rPr>
                                      <m:sty m:val="p"/>
                                    </m:rPr>
                                    <w:rPr>
                                      <w:rFonts w:ascii="Cambria Math" w:eastAsiaTheme="minorEastAsia" w:hAnsi="Cambria Math" w:cs="Calibri"/>
                                      <w:sz w:val="23"/>
                                      <w:szCs w:val="23"/>
                                      <w:lang w:val="en-CA"/>
                                      <w:rPrChange w:id="354" w:author="Reza Rajan" w:date="2020-03-13T11:13:00Z">
                                        <w:rPr>
                                          <w:rFonts w:ascii="Cambria Math" w:eastAsiaTheme="minorEastAsia" w:hAnsi="Cambria Math" w:cs="Calibri"/>
                                          <w:lang w:val="en-CA"/>
                                        </w:rPr>
                                      </w:rPrChange>
                                    </w:rPr>
                                    <m:t>cos</m:t>
                                  </w:ins>
                                </m:r>
                              </m:fName>
                              <m:e>
                                <m:sSub>
                                  <m:sSubPr>
                                    <m:ctrlPr>
                                      <w:ins w:id="355" w:author="Reza Rajan" w:date="2020-03-13T09:49:00Z">
                                        <w:rPr>
                                          <w:rFonts w:ascii="Cambria Math" w:eastAsiaTheme="minorEastAsia" w:hAnsi="Cambria Math" w:cs="Calibri"/>
                                          <w:i/>
                                          <w:sz w:val="23"/>
                                          <w:szCs w:val="23"/>
                                          <w:lang w:val="en-CA"/>
                                          <w:rPrChange w:id="356" w:author="Reza Rajan" w:date="2020-03-13T11:13:00Z">
                                            <w:rPr>
                                              <w:rFonts w:ascii="Cambria Math" w:eastAsiaTheme="minorEastAsia" w:hAnsi="Cambria Math" w:cs="Calibri"/>
                                              <w:i/>
                                              <w:sz w:val="23"/>
                                              <w:szCs w:val="23"/>
                                              <w:lang w:val="en-CA"/>
                                            </w:rPr>
                                          </w:rPrChange>
                                        </w:rPr>
                                      </w:ins>
                                    </m:ctrlPr>
                                  </m:sSubPr>
                                  <m:e>
                                    <m:r>
                                      <w:ins w:id="357" w:author="Reza Rajan" w:date="2020-03-13T09:49:00Z">
                                        <w:rPr>
                                          <w:rFonts w:ascii="Cambria Math" w:eastAsiaTheme="minorEastAsia" w:hAnsi="Cambria Math" w:cs="Calibri"/>
                                          <w:sz w:val="23"/>
                                          <w:szCs w:val="23"/>
                                          <w:lang w:val="en-CA"/>
                                          <w:rPrChange w:id="358" w:author="Reza Rajan" w:date="2020-03-13T11:13:00Z">
                                            <w:rPr>
                                              <w:rFonts w:ascii="Cambria Math" w:eastAsiaTheme="minorEastAsia" w:hAnsi="Cambria Math" w:cs="Calibri"/>
                                              <w:lang w:val="en-CA"/>
                                            </w:rPr>
                                          </w:rPrChange>
                                        </w:rPr>
                                        <m:t>x</m:t>
                                      </w:ins>
                                    </m:r>
                                  </m:e>
                                  <m:sub>
                                    <m:r>
                                      <w:ins w:id="359" w:author="Reza Rajan" w:date="2020-03-13T09:49:00Z">
                                        <w:rPr>
                                          <w:rFonts w:ascii="Cambria Math" w:eastAsiaTheme="minorEastAsia" w:hAnsi="Cambria Math" w:cs="Calibri"/>
                                          <w:sz w:val="23"/>
                                          <w:szCs w:val="23"/>
                                          <w:lang w:val="en-CA"/>
                                          <w:rPrChange w:id="360" w:author="Reza Rajan" w:date="2020-03-13T11:13:00Z">
                                            <w:rPr>
                                              <w:rFonts w:ascii="Cambria Math" w:eastAsiaTheme="minorEastAsia" w:hAnsi="Cambria Math" w:cs="Calibri"/>
                                              <w:lang w:val="en-CA"/>
                                            </w:rPr>
                                          </w:rPrChange>
                                        </w:rPr>
                                        <m:t>3,t-1</m:t>
                                      </w:ins>
                                    </m:r>
                                  </m:sub>
                                </m:sSub>
                              </m:e>
                            </m:func>
                          </m:e>
                        </m:mr>
                        <m:mr>
                          <m:e>
                            <m:r>
                              <w:ins w:id="361" w:author="Reza Rajan" w:date="2020-03-13T09:49:00Z">
                                <w:rPr>
                                  <w:rFonts w:ascii="Cambria Math" w:eastAsiaTheme="minorEastAsia" w:hAnsi="Cambria Math" w:cs="Calibri"/>
                                  <w:sz w:val="23"/>
                                  <w:szCs w:val="23"/>
                                  <w:lang w:val="en-CA"/>
                                  <w:rPrChange w:id="362" w:author="Reza Rajan" w:date="2020-03-13T11:13:00Z">
                                    <w:rPr>
                                      <w:rFonts w:ascii="Cambria Math" w:eastAsiaTheme="minorEastAsia" w:hAnsi="Cambria Math" w:cs="Calibri"/>
                                      <w:lang w:val="en-CA"/>
                                    </w:rPr>
                                  </w:rPrChange>
                                </w:rPr>
                                <m:t>0</m:t>
                              </w:ins>
                            </m:r>
                          </m:e>
                          <m:e>
                            <m:r>
                              <w:ins w:id="363" w:author="Reza Rajan" w:date="2020-03-13T09:49:00Z">
                                <w:rPr>
                                  <w:rFonts w:ascii="Cambria Math" w:eastAsiaTheme="minorEastAsia" w:hAnsi="Cambria Math" w:cs="Calibri"/>
                                  <w:sz w:val="23"/>
                                  <w:szCs w:val="23"/>
                                  <w:lang w:val="en-CA"/>
                                  <w:rPrChange w:id="364" w:author="Reza Rajan" w:date="2020-03-13T11:13:00Z">
                                    <w:rPr>
                                      <w:rFonts w:ascii="Cambria Math" w:eastAsiaTheme="minorEastAsia" w:hAnsi="Cambria Math" w:cs="Calibri"/>
                                      <w:lang w:val="en-CA"/>
                                    </w:rPr>
                                  </w:rPrChange>
                                </w:rPr>
                                <m:t>0</m:t>
                              </w:ins>
                            </m:r>
                          </m:e>
                          <m:e>
                            <m:r>
                              <w:ins w:id="365" w:author="Reza Rajan" w:date="2020-03-13T09:49:00Z">
                                <w:rPr>
                                  <w:rFonts w:ascii="Cambria Math" w:eastAsiaTheme="minorEastAsia" w:hAnsi="Cambria Math" w:cs="Calibri"/>
                                  <w:sz w:val="23"/>
                                  <w:szCs w:val="23"/>
                                  <w:lang w:val="en-CA"/>
                                  <w:rPrChange w:id="366" w:author="Reza Rajan" w:date="2020-03-13T11:13:00Z">
                                    <w:rPr>
                                      <w:rFonts w:ascii="Cambria Math" w:eastAsiaTheme="minorEastAsia" w:hAnsi="Cambria Math" w:cs="Calibri"/>
                                      <w:lang w:val="en-CA"/>
                                    </w:rPr>
                                  </w:rPrChange>
                                </w:rPr>
                                <m:t>1</m:t>
                              </w:ins>
                            </m:r>
                          </m:e>
                        </m:mr>
                      </m:m>
                    </m:e>
                  </m:d>
                </m:e>
              </m:d>
            </m:e>
            <m:sub>
              <m:sSub>
                <m:sSubPr>
                  <m:ctrlPr>
                    <w:ins w:id="367" w:author="Reza Rajan" w:date="2020-03-13T09:49:00Z">
                      <w:rPr>
                        <w:rFonts w:ascii="Cambria Math" w:eastAsiaTheme="minorEastAsia" w:hAnsi="Cambria Math" w:cs="Calibri"/>
                        <w:i/>
                        <w:sz w:val="23"/>
                        <w:szCs w:val="23"/>
                        <w:lang w:val="en-CA"/>
                        <w:rPrChange w:id="368" w:author="Reza Rajan" w:date="2020-03-13T11:13:00Z">
                          <w:rPr>
                            <w:rFonts w:ascii="Cambria Math" w:eastAsiaTheme="minorEastAsia" w:hAnsi="Cambria Math" w:cs="Calibri"/>
                            <w:i/>
                            <w:sz w:val="23"/>
                            <w:szCs w:val="23"/>
                            <w:lang w:val="en-CA"/>
                          </w:rPr>
                        </w:rPrChange>
                      </w:rPr>
                    </w:ins>
                  </m:ctrlPr>
                </m:sSubPr>
                <m:e>
                  <m:r>
                    <w:ins w:id="369" w:author="Reza Rajan" w:date="2020-03-13T09:49:00Z">
                      <w:rPr>
                        <w:rFonts w:ascii="Cambria Math" w:eastAsiaTheme="minorEastAsia" w:hAnsi="Cambria Math" w:cs="Calibri"/>
                        <w:sz w:val="23"/>
                        <w:szCs w:val="23"/>
                        <w:lang w:val="en-CA"/>
                        <w:rPrChange w:id="370" w:author="Reza Rajan" w:date="2020-03-13T11:13:00Z">
                          <w:rPr>
                            <w:rFonts w:ascii="Cambria Math" w:eastAsiaTheme="minorEastAsia" w:hAnsi="Cambria Math" w:cs="Calibri"/>
                            <w:lang w:val="en-CA"/>
                          </w:rPr>
                        </w:rPrChange>
                      </w:rPr>
                      <m:t>x</m:t>
                    </w:ins>
                  </m:r>
                </m:e>
                <m:sub>
                  <m:r>
                    <w:ins w:id="371" w:author="Reza Rajan" w:date="2020-03-13T09:49:00Z">
                      <w:rPr>
                        <w:rFonts w:ascii="Cambria Math" w:eastAsiaTheme="minorEastAsia" w:hAnsi="Cambria Math" w:cs="Calibri"/>
                        <w:sz w:val="23"/>
                        <w:szCs w:val="23"/>
                        <w:lang w:val="en-CA"/>
                        <w:rPrChange w:id="372" w:author="Reza Rajan" w:date="2020-03-13T11:13:00Z">
                          <w:rPr>
                            <w:rFonts w:ascii="Cambria Math" w:eastAsiaTheme="minorEastAsia" w:hAnsi="Cambria Math" w:cs="Calibri"/>
                            <w:lang w:val="en-CA"/>
                          </w:rPr>
                        </w:rPrChange>
                      </w:rPr>
                      <m:t>t-1</m:t>
                    </w:ins>
                  </m:r>
                </m:sub>
              </m:sSub>
              <m:r>
                <w:ins w:id="373" w:author="Reza Rajan" w:date="2020-03-13T09:49:00Z">
                  <w:rPr>
                    <w:rFonts w:ascii="Cambria Math" w:eastAsiaTheme="minorEastAsia" w:hAnsi="Cambria Math" w:cs="Calibri"/>
                    <w:sz w:val="23"/>
                    <w:szCs w:val="23"/>
                    <w:lang w:val="en-CA"/>
                    <w:rPrChange w:id="374" w:author="Reza Rajan" w:date="2020-03-13T11:13:00Z">
                      <w:rPr>
                        <w:rFonts w:ascii="Cambria Math" w:eastAsiaTheme="minorEastAsia" w:hAnsi="Cambria Math" w:cs="Calibri"/>
                        <w:lang w:val="en-CA"/>
                      </w:rPr>
                    </w:rPrChange>
                  </w:rPr>
                  <m:t>=</m:t>
                </w:ins>
              </m:r>
              <m:sSub>
                <m:sSubPr>
                  <m:ctrlPr>
                    <w:ins w:id="375" w:author="Reza Rajan" w:date="2020-03-13T09:49:00Z">
                      <w:rPr>
                        <w:rFonts w:ascii="Cambria Math" w:eastAsiaTheme="minorEastAsia" w:hAnsi="Cambria Math" w:cs="Calibri"/>
                        <w:i/>
                        <w:sz w:val="23"/>
                        <w:szCs w:val="23"/>
                        <w:lang w:val="en-CA"/>
                        <w:rPrChange w:id="376" w:author="Reza Rajan" w:date="2020-03-13T11:13:00Z">
                          <w:rPr>
                            <w:rFonts w:ascii="Cambria Math" w:eastAsiaTheme="minorEastAsia" w:hAnsi="Cambria Math" w:cs="Calibri"/>
                            <w:i/>
                            <w:sz w:val="23"/>
                            <w:szCs w:val="23"/>
                            <w:lang w:val="en-CA"/>
                          </w:rPr>
                        </w:rPrChange>
                      </w:rPr>
                    </w:ins>
                  </m:ctrlPr>
                </m:sSubPr>
                <m:e>
                  <m:r>
                    <w:ins w:id="377" w:author="Reza Rajan" w:date="2020-03-13T09:49:00Z">
                      <w:rPr>
                        <w:rFonts w:ascii="Cambria Math" w:eastAsiaTheme="minorEastAsia" w:hAnsi="Cambria Math" w:cs="Calibri"/>
                        <w:sz w:val="23"/>
                        <w:szCs w:val="23"/>
                        <w:lang w:val="en-CA"/>
                        <w:rPrChange w:id="378" w:author="Reza Rajan" w:date="2020-03-13T11:13:00Z">
                          <w:rPr>
                            <w:rFonts w:ascii="Cambria Math" w:eastAsiaTheme="minorEastAsia" w:hAnsi="Cambria Math" w:cs="Calibri"/>
                            <w:lang w:val="en-CA"/>
                          </w:rPr>
                        </w:rPrChange>
                      </w:rPr>
                      <m:t>μ</m:t>
                    </w:ins>
                  </m:r>
                </m:e>
                <m:sub>
                  <m:r>
                    <w:ins w:id="379" w:author="Reza Rajan" w:date="2020-03-13T09:49:00Z">
                      <w:rPr>
                        <w:rFonts w:ascii="Cambria Math" w:eastAsiaTheme="minorEastAsia" w:hAnsi="Cambria Math" w:cs="Calibri"/>
                        <w:sz w:val="23"/>
                        <w:szCs w:val="23"/>
                        <w:lang w:val="en-CA"/>
                        <w:rPrChange w:id="380" w:author="Reza Rajan" w:date="2020-03-13T11:13:00Z">
                          <w:rPr>
                            <w:rFonts w:ascii="Cambria Math" w:eastAsiaTheme="minorEastAsia" w:hAnsi="Cambria Math" w:cs="Calibri"/>
                            <w:lang w:val="en-CA"/>
                          </w:rPr>
                        </w:rPrChange>
                      </w:rPr>
                      <m:t>t-1</m:t>
                    </w:ins>
                  </m:r>
                </m:sub>
              </m:sSub>
            </m:sub>
          </m:sSub>
        </m:oMath>
      </m:oMathPara>
    </w:p>
    <w:p w14:paraId="502BB113" w14:textId="77777777" w:rsidR="00E825BD" w:rsidRPr="007A1196" w:rsidRDefault="00E825BD" w:rsidP="00E825BD">
      <w:pPr>
        <w:pStyle w:val="Heading2"/>
        <w:jc w:val="both"/>
        <w:rPr>
          <w:ins w:id="381" w:author="Reza Rajan" w:date="2020-03-13T09:49:00Z"/>
          <w:rFonts w:ascii="Calibri" w:hAnsi="Calibri" w:cs="Calibri"/>
          <w:lang w:val="en-CA"/>
          <w:rPrChange w:id="382" w:author="Reza Rajan" w:date="2020-03-13T11:13:00Z">
            <w:rPr>
              <w:ins w:id="383" w:author="Reza Rajan" w:date="2020-03-13T09:49:00Z"/>
              <w:rFonts w:ascii="Calibri" w:hAnsi="Calibri" w:cs="Calibri"/>
              <w:lang w:val="en-CA"/>
            </w:rPr>
          </w:rPrChange>
        </w:rPr>
      </w:pPr>
      <w:ins w:id="384" w:author="Reza Rajan" w:date="2020-03-13T09:49:00Z">
        <w:r w:rsidRPr="007A1196">
          <w:rPr>
            <w:rFonts w:ascii="Calibri" w:hAnsi="Calibri" w:cs="Calibri"/>
            <w:lang w:val="en-CA"/>
            <w:rPrChange w:id="385" w:author="Reza Rajan" w:date="2020-03-13T11:13:00Z">
              <w:rPr>
                <w:rFonts w:ascii="Calibri" w:hAnsi="Calibri" w:cs="Calibri"/>
                <w:lang w:val="en-CA"/>
              </w:rPr>
            </w:rPrChange>
          </w:rPr>
          <w:t>Measurement Model</w:t>
        </w:r>
      </w:ins>
    </w:p>
    <w:p w14:paraId="37351253" w14:textId="23ED0B25" w:rsidR="00E825BD" w:rsidRPr="007A1196" w:rsidRDefault="00E825BD" w:rsidP="00A775DA">
      <w:pPr>
        <w:jc w:val="both"/>
        <w:rPr>
          <w:ins w:id="386" w:author="Reza Rajan" w:date="2020-03-13T09:49:00Z"/>
          <w:rFonts w:ascii="Calibri" w:hAnsi="Calibri" w:cs="Calibri"/>
          <w:sz w:val="23"/>
          <w:szCs w:val="23"/>
          <w:lang w:val="en-CA"/>
          <w:rPrChange w:id="387" w:author="Reza Rajan" w:date="2020-03-13T11:13:00Z">
            <w:rPr>
              <w:ins w:id="388" w:author="Reza Rajan" w:date="2020-03-13T09:49:00Z"/>
              <w:rFonts w:ascii="Calibri" w:hAnsi="Calibri" w:cs="Calibri"/>
              <w:lang w:val="en-CA"/>
            </w:rPr>
          </w:rPrChange>
        </w:rPr>
        <w:pPrChange w:id="389" w:author="Cameron" w:date="2020-03-13T09:54:00Z">
          <w:pPr/>
        </w:pPrChange>
      </w:pPr>
      <w:ins w:id="390" w:author="Reza Rajan" w:date="2020-03-13T09:49:00Z">
        <w:r w:rsidRPr="007A1196">
          <w:rPr>
            <w:rFonts w:ascii="Calibri" w:hAnsi="Calibri" w:cs="Calibri"/>
            <w:sz w:val="23"/>
            <w:szCs w:val="23"/>
            <w:lang w:val="en-CA"/>
            <w:rPrChange w:id="391" w:author="Reza Rajan" w:date="2020-03-13T11:13:00Z">
              <w:rPr>
                <w:rFonts w:ascii="Calibri" w:hAnsi="Calibri" w:cs="Calibri"/>
                <w:lang w:val="en-CA"/>
              </w:rPr>
            </w:rPrChange>
          </w:rPr>
          <w:t>The measurement model represents how the robot’s positional data is transformed into a sensor reading.</w:t>
        </w:r>
        <w:del w:id="392" w:author="Cameron" w:date="2020-03-13T10:38:00Z">
          <w:r w:rsidRPr="007A1196">
            <w:rPr>
              <w:rFonts w:ascii="Calibri" w:hAnsi="Calibri" w:cs="Calibri"/>
              <w:sz w:val="23"/>
              <w:szCs w:val="23"/>
              <w:lang w:val="en-CA"/>
              <w:rPrChange w:id="393" w:author="Reza Rajan" w:date="2020-03-13T11:13:00Z">
                <w:rPr>
                  <w:rFonts w:ascii="Calibri" w:hAnsi="Calibri" w:cs="Calibri"/>
                  <w:lang w:val="en-CA"/>
                </w:rPr>
              </w:rPrChange>
            </w:rPr>
            <w:delText xml:space="preserve">  </w:delText>
          </w:r>
        </w:del>
      </w:ins>
      <w:ins w:id="394" w:author="Cameron" w:date="2020-03-13T10:38:00Z">
        <w:r w:rsidR="00F2441E" w:rsidRPr="007A1196">
          <w:rPr>
            <w:rFonts w:ascii="Calibri" w:hAnsi="Calibri" w:cs="Calibri"/>
            <w:sz w:val="23"/>
            <w:szCs w:val="23"/>
            <w:lang w:val="en-CA"/>
            <w:rPrChange w:id="395" w:author="Reza Rajan" w:date="2020-03-13T11:13:00Z">
              <w:rPr>
                <w:rFonts w:ascii="Calibri" w:hAnsi="Calibri" w:cs="Calibri"/>
                <w:sz w:val="23"/>
                <w:szCs w:val="23"/>
                <w:lang w:val="en-CA"/>
              </w:rPr>
            </w:rPrChange>
          </w:rPr>
          <w:t xml:space="preserve"> </w:t>
        </w:r>
      </w:ins>
      <w:ins w:id="396" w:author="Reza Rajan" w:date="2020-03-13T09:49:00Z">
        <w:r w:rsidRPr="007A1196">
          <w:rPr>
            <w:rFonts w:ascii="Calibri" w:hAnsi="Calibri" w:cs="Calibri"/>
            <w:sz w:val="23"/>
            <w:szCs w:val="23"/>
            <w:lang w:val="en-CA"/>
            <w:rPrChange w:id="397" w:author="Reza Rajan" w:date="2020-03-13T11:13:00Z">
              <w:rPr>
                <w:rFonts w:ascii="Calibri" w:hAnsi="Calibri" w:cs="Calibri"/>
                <w:lang w:val="en-CA"/>
              </w:rPr>
            </w:rPrChange>
          </w:rPr>
          <w:t>In this lab, the sensor used was the IPS, which directly measure</w:t>
        </w:r>
      </w:ins>
      <w:ins w:id="398" w:author="Reza Rajan" w:date="2020-03-13T11:11:00Z">
        <w:r w:rsidR="00F4521A" w:rsidRPr="007A1196">
          <w:rPr>
            <w:rFonts w:ascii="Calibri" w:hAnsi="Calibri" w:cs="Calibri"/>
            <w:sz w:val="23"/>
            <w:szCs w:val="23"/>
            <w:lang w:val="en-CA"/>
            <w:rPrChange w:id="399" w:author="Reza Rajan" w:date="2020-03-13T11:13:00Z">
              <w:rPr>
                <w:rFonts w:ascii="Calibri" w:hAnsi="Calibri" w:cs="Calibri"/>
                <w:sz w:val="23"/>
                <w:szCs w:val="23"/>
                <w:lang w:val="en-CA"/>
              </w:rPr>
            </w:rPrChange>
          </w:rPr>
          <w:t>s</w:t>
        </w:r>
      </w:ins>
      <w:ins w:id="400" w:author="Reza Rajan" w:date="2020-03-13T09:49:00Z">
        <w:r w:rsidRPr="007A1196">
          <w:rPr>
            <w:rFonts w:ascii="Calibri" w:hAnsi="Calibri" w:cs="Calibri"/>
            <w:sz w:val="23"/>
            <w:szCs w:val="23"/>
            <w:lang w:val="en-CA"/>
            <w:rPrChange w:id="401" w:author="Reza Rajan" w:date="2020-03-13T11:13:00Z">
              <w:rPr>
                <w:rFonts w:ascii="Calibri" w:hAnsi="Calibri" w:cs="Calibri"/>
                <w:lang w:val="en-CA"/>
              </w:rPr>
            </w:rPrChange>
          </w:rPr>
          <w:t xml:space="preserve"> the</w:t>
        </w:r>
      </w:ins>
      <w:ins w:id="402" w:author="Reza Rajan" w:date="2020-03-13T11:11:00Z">
        <w:r w:rsidR="00416295" w:rsidRPr="007A1196">
          <w:rPr>
            <w:rFonts w:ascii="Calibri" w:hAnsi="Calibri" w:cs="Calibri"/>
            <w:sz w:val="23"/>
            <w:szCs w:val="23"/>
            <w:lang w:val="en-CA"/>
            <w:rPrChange w:id="403" w:author="Reza Rajan" w:date="2020-03-13T11:13:00Z">
              <w:rPr>
                <w:rFonts w:ascii="Calibri" w:hAnsi="Calibri" w:cs="Calibri"/>
                <w:sz w:val="23"/>
                <w:szCs w:val="23"/>
                <w:lang w:val="en-CA"/>
              </w:rPr>
            </w:rPrChange>
          </w:rPr>
          <w:t xml:space="preserve"> robot’s </w:t>
        </w:r>
      </w:ins>
      <w:ins w:id="404" w:author="Reza Rajan" w:date="2020-03-13T09:49:00Z">
        <w:r w:rsidRPr="007A1196">
          <w:rPr>
            <w:rFonts w:ascii="Calibri" w:hAnsi="Calibri" w:cs="Calibri"/>
            <w:sz w:val="23"/>
            <w:szCs w:val="23"/>
            <w:lang w:val="en-CA"/>
            <w:rPrChange w:id="405" w:author="Reza Rajan" w:date="2020-03-13T11:13:00Z">
              <w:rPr>
                <w:rFonts w:ascii="Calibri" w:hAnsi="Calibri" w:cs="Calibri"/>
                <w:lang w:val="en-CA"/>
              </w:rPr>
            </w:rPrChange>
          </w:rPr>
          <w:t>position.</w:t>
        </w:r>
        <w:del w:id="406" w:author="Cameron" w:date="2020-03-13T10:38:00Z">
          <w:r w:rsidRPr="007A1196">
            <w:rPr>
              <w:rFonts w:ascii="Calibri" w:hAnsi="Calibri" w:cs="Calibri"/>
              <w:sz w:val="23"/>
              <w:szCs w:val="23"/>
              <w:lang w:val="en-CA"/>
              <w:rPrChange w:id="407" w:author="Reza Rajan" w:date="2020-03-13T11:13:00Z">
                <w:rPr>
                  <w:rFonts w:ascii="Calibri" w:hAnsi="Calibri" w:cs="Calibri"/>
                  <w:lang w:val="en-CA"/>
                </w:rPr>
              </w:rPrChange>
            </w:rPr>
            <w:delText xml:space="preserve">  </w:delText>
          </w:r>
        </w:del>
      </w:ins>
      <w:ins w:id="408" w:author="Cameron" w:date="2020-03-13T10:38:00Z">
        <w:r w:rsidR="00F2441E" w:rsidRPr="007A1196">
          <w:rPr>
            <w:rFonts w:ascii="Calibri" w:hAnsi="Calibri" w:cs="Calibri"/>
            <w:sz w:val="23"/>
            <w:szCs w:val="23"/>
            <w:lang w:val="en-CA"/>
            <w:rPrChange w:id="409" w:author="Reza Rajan" w:date="2020-03-13T11:13:00Z">
              <w:rPr>
                <w:rFonts w:ascii="Calibri" w:hAnsi="Calibri" w:cs="Calibri"/>
                <w:sz w:val="23"/>
                <w:szCs w:val="23"/>
                <w:lang w:val="en-CA"/>
              </w:rPr>
            </w:rPrChange>
          </w:rPr>
          <w:t xml:space="preserve"> </w:t>
        </w:r>
      </w:ins>
      <w:ins w:id="410" w:author="Reza Rajan" w:date="2020-03-13T09:49:00Z">
        <w:r w:rsidRPr="007A1196">
          <w:rPr>
            <w:rFonts w:ascii="Calibri" w:hAnsi="Calibri" w:cs="Calibri"/>
            <w:sz w:val="23"/>
            <w:szCs w:val="23"/>
            <w:lang w:val="en-CA"/>
            <w:rPrChange w:id="411" w:author="Reza Rajan" w:date="2020-03-13T11:13:00Z">
              <w:rPr>
                <w:rFonts w:ascii="Calibri" w:hAnsi="Calibri" w:cs="Calibri"/>
                <w:lang w:val="en-CA"/>
              </w:rPr>
            </w:rPrChange>
          </w:rPr>
          <w:t>The measurement model is therefore</w:t>
        </w:r>
      </w:ins>
    </w:p>
    <w:p w14:paraId="0A0CCDA0" w14:textId="08E60A78" w:rsidR="00E825BD" w:rsidRPr="007A1196" w:rsidRDefault="000076C0" w:rsidP="00E825BD">
      <w:pPr>
        <w:jc w:val="both"/>
        <w:rPr>
          <w:ins w:id="412" w:author="Reza Rajan" w:date="2020-03-13T09:49:00Z"/>
          <w:rFonts w:ascii="Calibri" w:hAnsi="Calibri" w:cs="Calibri"/>
          <w:sz w:val="23"/>
          <w:szCs w:val="23"/>
          <w:lang w:val="en-CA"/>
          <w:rPrChange w:id="413" w:author="Reza Rajan" w:date="2020-03-13T11:13:00Z">
            <w:rPr>
              <w:ins w:id="414" w:author="Reza Rajan" w:date="2020-03-13T09:49:00Z"/>
              <w:rFonts w:ascii="Calibri" w:hAnsi="Calibri" w:cs="Calibri"/>
              <w:lang w:val="en-CA"/>
            </w:rPr>
          </w:rPrChange>
        </w:rPr>
      </w:pPr>
      <m:oMathPara>
        <m:oMath>
          <m:sSub>
            <m:sSubPr>
              <m:ctrlPr>
                <w:ins w:id="415" w:author="Reza Rajan" w:date="2020-03-13T09:49:00Z">
                  <w:rPr>
                    <w:rFonts w:ascii="Cambria Math" w:hAnsi="Cambria Math" w:cs="Calibri"/>
                    <w:i/>
                    <w:sz w:val="23"/>
                    <w:szCs w:val="23"/>
                    <w:lang w:val="en-CA"/>
                    <w:rPrChange w:id="416" w:author="Reza Rajan" w:date="2020-03-13T11:13:00Z">
                      <w:rPr>
                        <w:rFonts w:ascii="Cambria Math" w:hAnsi="Cambria Math" w:cs="Calibri"/>
                        <w:i/>
                        <w:sz w:val="23"/>
                        <w:szCs w:val="23"/>
                        <w:lang w:val="en-CA"/>
                      </w:rPr>
                    </w:rPrChange>
                  </w:rPr>
                </w:ins>
              </m:ctrlPr>
            </m:sSubPr>
            <m:e>
              <m:r>
                <w:ins w:id="417" w:author="Reza Rajan" w:date="2020-03-13T09:49:00Z">
                  <w:rPr>
                    <w:rFonts w:ascii="Cambria Math" w:hAnsi="Cambria Math" w:cs="Calibri"/>
                    <w:sz w:val="23"/>
                    <w:szCs w:val="23"/>
                    <w:lang w:val="en-CA"/>
                    <w:rPrChange w:id="418" w:author="Reza Rajan" w:date="2020-03-13T11:13:00Z">
                      <w:rPr>
                        <w:rFonts w:ascii="Cambria Math" w:hAnsi="Cambria Math" w:cs="Calibri"/>
                        <w:lang w:val="en-CA"/>
                      </w:rPr>
                    </w:rPrChange>
                  </w:rPr>
                  <m:t>z</m:t>
                </w:ins>
              </m:r>
            </m:e>
            <m:sub>
              <m:r>
                <w:ins w:id="419" w:author="Reza Rajan" w:date="2020-03-13T09:49:00Z">
                  <w:rPr>
                    <w:rFonts w:ascii="Cambria Math" w:hAnsi="Cambria Math" w:cs="Calibri"/>
                    <w:sz w:val="23"/>
                    <w:szCs w:val="23"/>
                    <w:lang w:val="en-CA"/>
                    <w:rPrChange w:id="420" w:author="Reza Rajan" w:date="2020-03-13T11:13:00Z">
                      <w:rPr>
                        <w:rFonts w:ascii="Cambria Math" w:hAnsi="Cambria Math" w:cs="Calibri"/>
                        <w:lang w:val="en-CA"/>
                      </w:rPr>
                    </w:rPrChange>
                  </w:rPr>
                  <m:t>t</m:t>
                </w:ins>
              </m:r>
            </m:sub>
          </m:sSub>
          <m:r>
            <w:ins w:id="421" w:author="Reza Rajan" w:date="2020-03-13T09:49:00Z">
              <w:rPr>
                <w:rFonts w:ascii="Cambria Math" w:hAnsi="Cambria Math" w:cs="Calibri"/>
                <w:sz w:val="23"/>
                <w:szCs w:val="23"/>
                <w:lang w:val="en-CA"/>
                <w:rPrChange w:id="422" w:author="Reza Rajan" w:date="2020-03-13T11:13:00Z">
                  <w:rPr>
                    <w:rFonts w:ascii="Cambria Math" w:hAnsi="Cambria Math" w:cs="Calibri"/>
                    <w:lang w:val="en-CA"/>
                  </w:rPr>
                </w:rPrChange>
              </w:rPr>
              <m:t>=</m:t>
            </w:ins>
          </m:r>
          <m:d>
            <m:dPr>
              <m:begChr m:val="["/>
              <m:endChr m:val="]"/>
              <m:ctrlPr>
                <w:ins w:id="423" w:author="Reza Rajan" w:date="2020-03-13T09:49:00Z">
                  <w:rPr>
                    <w:rFonts w:ascii="Cambria Math" w:hAnsi="Cambria Math" w:cs="Calibri"/>
                    <w:i/>
                    <w:sz w:val="23"/>
                    <w:szCs w:val="23"/>
                    <w:lang w:val="en-CA"/>
                    <w:rPrChange w:id="424" w:author="Reza Rajan" w:date="2020-03-13T11:13:00Z">
                      <w:rPr>
                        <w:rFonts w:ascii="Cambria Math" w:hAnsi="Cambria Math" w:cs="Calibri"/>
                        <w:i/>
                        <w:sz w:val="23"/>
                        <w:szCs w:val="23"/>
                        <w:lang w:val="en-CA"/>
                      </w:rPr>
                    </w:rPrChange>
                  </w:rPr>
                </w:ins>
              </m:ctrlPr>
            </m:dPr>
            <m:e>
              <m:m>
                <m:mPr>
                  <m:mcs>
                    <m:mc>
                      <m:mcPr>
                        <m:count m:val="3"/>
                        <m:mcJc m:val="center"/>
                      </m:mcPr>
                    </m:mc>
                  </m:mcs>
                  <m:ctrlPr>
                    <w:ins w:id="425" w:author="Reza Rajan" w:date="2020-03-13T09:49:00Z">
                      <w:rPr>
                        <w:rFonts w:ascii="Cambria Math" w:hAnsi="Cambria Math" w:cs="Calibri"/>
                        <w:i/>
                        <w:sz w:val="23"/>
                        <w:szCs w:val="23"/>
                        <w:lang w:val="en-CA"/>
                        <w:rPrChange w:id="426" w:author="Reza Rajan" w:date="2020-03-13T11:13:00Z">
                          <w:rPr>
                            <w:rFonts w:ascii="Cambria Math" w:hAnsi="Cambria Math" w:cs="Calibri"/>
                            <w:i/>
                            <w:sz w:val="23"/>
                            <w:szCs w:val="23"/>
                            <w:lang w:val="en-CA"/>
                          </w:rPr>
                        </w:rPrChange>
                      </w:rPr>
                    </w:ins>
                  </m:ctrlPr>
                </m:mPr>
                <m:mr>
                  <m:e>
                    <m:r>
                      <w:ins w:id="427" w:author="Reza Rajan" w:date="2020-03-13T09:49:00Z">
                        <w:rPr>
                          <w:rFonts w:ascii="Cambria Math" w:hAnsi="Cambria Math" w:cs="Calibri"/>
                          <w:sz w:val="23"/>
                          <w:szCs w:val="23"/>
                          <w:lang w:val="en-CA"/>
                          <w:rPrChange w:id="428" w:author="Reza Rajan" w:date="2020-03-13T11:13:00Z">
                            <w:rPr>
                              <w:rFonts w:ascii="Cambria Math" w:hAnsi="Cambria Math" w:cs="Calibri"/>
                              <w:lang w:val="en-CA"/>
                            </w:rPr>
                          </w:rPrChange>
                        </w:rPr>
                        <m:t>1</m:t>
                      </w:ins>
                    </m:r>
                  </m:e>
                  <m:e>
                    <m:r>
                      <w:ins w:id="429" w:author="Reza Rajan" w:date="2020-03-13T09:49:00Z">
                        <w:rPr>
                          <w:rFonts w:ascii="Cambria Math" w:hAnsi="Cambria Math" w:cs="Calibri"/>
                          <w:sz w:val="23"/>
                          <w:szCs w:val="23"/>
                          <w:lang w:val="en-CA"/>
                          <w:rPrChange w:id="430" w:author="Reza Rajan" w:date="2020-03-13T11:13:00Z">
                            <w:rPr>
                              <w:rFonts w:ascii="Cambria Math" w:hAnsi="Cambria Math" w:cs="Calibri"/>
                              <w:lang w:val="en-CA"/>
                            </w:rPr>
                          </w:rPrChange>
                        </w:rPr>
                        <m:t>0</m:t>
                      </w:ins>
                    </m:r>
                    <m:ctrlPr>
                      <w:ins w:id="431" w:author="Reza Rajan" w:date="2020-03-13T09:49:00Z">
                        <w:rPr>
                          <w:rFonts w:ascii="Cambria Math" w:eastAsia="Cambria Math" w:hAnsi="Cambria Math" w:cs="Calibri"/>
                          <w:i/>
                          <w:sz w:val="23"/>
                          <w:szCs w:val="23"/>
                          <w:rPrChange w:id="432" w:author="Reza Rajan" w:date="2020-03-13T11:13:00Z">
                            <w:rPr>
                              <w:rFonts w:ascii="Cambria Math" w:eastAsia="Cambria Math" w:hAnsi="Cambria Math" w:cs="Cambria Math"/>
                              <w:i/>
                              <w:sz w:val="23"/>
                              <w:szCs w:val="23"/>
                            </w:rPr>
                          </w:rPrChange>
                        </w:rPr>
                      </w:ins>
                    </m:ctrlPr>
                  </m:e>
                  <m:e>
                    <m:r>
                      <w:ins w:id="433" w:author="Reza Rajan" w:date="2020-03-13T09:49:00Z">
                        <w:rPr>
                          <w:rFonts w:ascii="Cambria Math" w:eastAsia="Cambria Math" w:hAnsi="Cambria Math" w:cs="Calibri"/>
                          <w:sz w:val="23"/>
                          <w:szCs w:val="23"/>
                          <w:rPrChange w:id="434" w:author="Reza Rajan" w:date="2020-03-13T11:13:00Z">
                            <w:rPr>
                              <w:rFonts w:ascii="Cambria Math" w:eastAsia="Cambria Math" w:hAnsi="Cambria Math" w:cs="Calibri"/>
                            </w:rPr>
                          </w:rPrChange>
                        </w:rPr>
                        <m:t>0</m:t>
                      </w:ins>
                    </m:r>
                  </m:e>
                </m:mr>
                <m:mr>
                  <m:e>
                    <m:r>
                      <w:ins w:id="435" w:author="Reza Rajan" w:date="2020-03-13T09:49:00Z">
                        <w:rPr>
                          <w:rFonts w:ascii="Cambria Math" w:hAnsi="Cambria Math" w:cs="Calibri"/>
                          <w:sz w:val="23"/>
                          <w:szCs w:val="23"/>
                          <w:lang w:val="en-CA"/>
                          <w:rPrChange w:id="436" w:author="Reza Rajan" w:date="2020-03-13T11:13:00Z">
                            <w:rPr>
                              <w:rFonts w:ascii="Cambria Math" w:hAnsi="Cambria Math" w:cs="Calibri"/>
                              <w:lang w:val="en-CA"/>
                            </w:rPr>
                          </w:rPrChange>
                        </w:rPr>
                        <m:t>0</m:t>
                      </w:ins>
                    </m:r>
                  </m:e>
                  <m:e>
                    <m:r>
                      <w:ins w:id="437" w:author="Reza Rajan" w:date="2020-03-13T09:49:00Z">
                        <w:rPr>
                          <w:rFonts w:ascii="Cambria Math" w:hAnsi="Cambria Math" w:cs="Calibri"/>
                          <w:sz w:val="23"/>
                          <w:szCs w:val="23"/>
                          <w:lang w:val="en-CA"/>
                          <w:rPrChange w:id="438" w:author="Reza Rajan" w:date="2020-03-13T11:13:00Z">
                            <w:rPr>
                              <w:rFonts w:ascii="Cambria Math" w:hAnsi="Cambria Math" w:cs="Calibri"/>
                              <w:lang w:val="en-CA"/>
                            </w:rPr>
                          </w:rPrChange>
                        </w:rPr>
                        <m:t>1</m:t>
                      </w:ins>
                    </m:r>
                    <m:ctrlPr>
                      <w:ins w:id="439" w:author="Reza Rajan" w:date="2020-03-13T09:49:00Z">
                        <w:rPr>
                          <w:rFonts w:ascii="Cambria Math" w:eastAsia="Cambria Math" w:hAnsi="Cambria Math" w:cs="Calibri"/>
                          <w:i/>
                          <w:sz w:val="23"/>
                          <w:szCs w:val="23"/>
                          <w:rPrChange w:id="440" w:author="Reza Rajan" w:date="2020-03-13T11:13:00Z">
                            <w:rPr>
                              <w:rFonts w:ascii="Cambria Math" w:eastAsia="Cambria Math" w:hAnsi="Cambria Math" w:cs="Cambria Math"/>
                              <w:i/>
                              <w:sz w:val="23"/>
                              <w:szCs w:val="23"/>
                            </w:rPr>
                          </w:rPrChange>
                        </w:rPr>
                      </w:ins>
                    </m:ctrlPr>
                  </m:e>
                  <m:e>
                    <m:r>
                      <w:ins w:id="441" w:author="Reza Rajan" w:date="2020-03-13T09:49:00Z">
                        <w:rPr>
                          <w:rFonts w:ascii="Cambria Math" w:eastAsia="Cambria Math" w:hAnsi="Cambria Math" w:cs="Calibri"/>
                          <w:sz w:val="23"/>
                          <w:szCs w:val="23"/>
                          <w:rPrChange w:id="442" w:author="Reza Rajan" w:date="2020-03-13T11:13:00Z">
                            <w:rPr>
                              <w:rFonts w:ascii="Cambria Math" w:eastAsia="Cambria Math" w:hAnsi="Cambria Math" w:cs="Calibri"/>
                            </w:rPr>
                          </w:rPrChange>
                        </w:rPr>
                        <m:t>0</m:t>
                      </w:ins>
                    </m:r>
                  </m:e>
                </m:mr>
                <m:mr>
                  <m:e>
                    <m:r>
                      <w:ins w:id="443" w:author="Reza Rajan" w:date="2020-03-13T09:49:00Z">
                        <w:rPr>
                          <w:rFonts w:ascii="Cambria Math" w:hAnsi="Cambria Math" w:cs="Calibri"/>
                          <w:sz w:val="23"/>
                          <w:szCs w:val="23"/>
                          <w:lang w:val="en-CA"/>
                          <w:rPrChange w:id="444" w:author="Reza Rajan" w:date="2020-03-13T11:13:00Z">
                            <w:rPr>
                              <w:rFonts w:ascii="Cambria Math" w:hAnsi="Cambria Math" w:cs="Calibri"/>
                              <w:lang w:val="en-CA"/>
                            </w:rPr>
                          </w:rPrChange>
                        </w:rPr>
                        <m:t>0</m:t>
                      </w:ins>
                    </m:r>
                  </m:e>
                  <m:e>
                    <m:r>
                      <w:ins w:id="445" w:author="Reza Rajan" w:date="2020-03-13T09:49:00Z">
                        <w:rPr>
                          <w:rFonts w:ascii="Cambria Math" w:hAnsi="Cambria Math" w:cs="Calibri"/>
                          <w:sz w:val="23"/>
                          <w:szCs w:val="23"/>
                          <w:lang w:val="en-CA"/>
                          <w:rPrChange w:id="446" w:author="Reza Rajan" w:date="2020-03-13T11:13:00Z">
                            <w:rPr>
                              <w:rFonts w:ascii="Cambria Math" w:hAnsi="Cambria Math" w:cs="Calibri"/>
                              <w:lang w:val="en-CA"/>
                            </w:rPr>
                          </w:rPrChange>
                        </w:rPr>
                        <m:t>0</m:t>
                      </w:ins>
                    </m:r>
                    <m:ctrlPr>
                      <w:ins w:id="447" w:author="Reza Rajan" w:date="2020-03-13T09:49:00Z">
                        <w:rPr>
                          <w:rFonts w:ascii="Cambria Math" w:eastAsia="Cambria Math" w:hAnsi="Cambria Math" w:cs="Calibri"/>
                          <w:i/>
                          <w:sz w:val="23"/>
                          <w:szCs w:val="23"/>
                          <w:rPrChange w:id="448" w:author="Reza Rajan" w:date="2020-03-13T11:13:00Z">
                            <w:rPr>
                              <w:rFonts w:ascii="Cambria Math" w:eastAsia="Cambria Math" w:hAnsi="Cambria Math" w:cs="Cambria Math"/>
                              <w:i/>
                              <w:sz w:val="23"/>
                              <w:szCs w:val="23"/>
                            </w:rPr>
                          </w:rPrChange>
                        </w:rPr>
                      </w:ins>
                    </m:ctrlPr>
                  </m:e>
                  <m:e>
                    <m:r>
                      <w:ins w:id="449" w:author="Reza Rajan" w:date="2020-03-13T09:49:00Z">
                        <w:rPr>
                          <w:rFonts w:ascii="Cambria Math" w:eastAsia="Cambria Math" w:hAnsi="Cambria Math" w:cs="Calibri"/>
                          <w:sz w:val="23"/>
                          <w:szCs w:val="23"/>
                          <w:rPrChange w:id="450" w:author="Reza Rajan" w:date="2020-03-13T11:13:00Z">
                            <w:rPr>
                              <w:rFonts w:ascii="Cambria Math" w:eastAsia="Cambria Math" w:hAnsi="Cambria Math" w:cs="Calibri"/>
                            </w:rPr>
                          </w:rPrChange>
                        </w:rPr>
                        <m:t>1</m:t>
                      </w:ins>
                    </m:r>
                  </m:e>
                </m:mr>
              </m:m>
            </m:e>
          </m:d>
          <m:d>
            <m:dPr>
              <m:begChr m:val="["/>
              <m:endChr m:val="]"/>
              <m:ctrlPr>
                <w:ins w:id="451" w:author="Reza Rajan" w:date="2020-03-13T09:49:00Z">
                  <w:rPr>
                    <w:rFonts w:ascii="Cambria Math" w:hAnsi="Cambria Math" w:cs="Calibri"/>
                    <w:i/>
                    <w:sz w:val="23"/>
                    <w:szCs w:val="23"/>
                    <w:lang w:val="en-CA"/>
                    <w:rPrChange w:id="452" w:author="Reza Rajan" w:date="2020-03-13T11:13:00Z">
                      <w:rPr>
                        <w:rFonts w:ascii="Cambria Math" w:hAnsi="Cambria Math" w:cs="Calibri"/>
                        <w:i/>
                        <w:sz w:val="23"/>
                        <w:szCs w:val="23"/>
                        <w:lang w:val="en-CA"/>
                      </w:rPr>
                    </w:rPrChange>
                  </w:rPr>
                </w:ins>
              </m:ctrlPr>
            </m:dPr>
            <m:e>
              <m:m>
                <m:mPr>
                  <m:mcs>
                    <m:mc>
                      <m:mcPr>
                        <m:count m:val="1"/>
                        <m:mcJc m:val="center"/>
                      </m:mcPr>
                    </m:mc>
                  </m:mcs>
                  <m:ctrlPr>
                    <w:ins w:id="453" w:author="Reza Rajan" w:date="2020-03-13T09:49:00Z">
                      <w:rPr>
                        <w:rFonts w:ascii="Cambria Math" w:hAnsi="Cambria Math" w:cs="Calibri"/>
                        <w:i/>
                        <w:sz w:val="23"/>
                        <w:szCs w:val="23"/>
                        <w:lang w:val="en-CA"/>
                        <w:rPrChange w:id="454" w:author="Reza Rajan" w:date="2020-03-13T11:13:00Z">
                          <w:rPr>
                            <w:rFonts w:ascii="Cambria Math" w:hAnsi="Cambria Math" w:cs="Calibri"/>
                            <w:i/>
                            <w:sz w:val="23"/>
                            <w:szCs w:val="23"/>
                            <w:lang w:val="en-CA"/>
                          </w:rPr>
                        </w:rPrChange>
                      </w:rPr>
                    </w:ins>
                  </m:ctrlPr>
                </m:mPr>
                <m:mr>
                  <m:e>
                    <m:sSub>
                      <m:sSubPr>
                        <m:ctrlPr>
                          <w:ins w:id="455" w:author="Reza Rajan" w:date="2020-03-13T09:49:00Z">
                            <w:rPr>
                              <w:rFonts w:ascii="Cambria Math" w:hAnsi="Cambria Math" w:cs="Calibri"/>
                              <w:i/>
                              <w:sz w:val="23"/>
                              <w:szCs w:val="23"/>
                              <w:lang w:val="en-CA"/>
                              <w:rPrChange w:id="456" w:author="Reza Rajan" w:date="2020-03-13T11:13:00Z">
                                <w:rPr>
                                  <w:rFonts w:ascii="Cambria Math" w:hAnsi="Cambria Math" w:cs="Calibri"/>
                                  <w:i/>
                                  <w:sz w:val="23"/>
                                  <w:szCs w:val="23"/>
                                  <w:lang w:val="en-CA"/>
                                </w:rPr>
                              </w:rPrChange>
                            </w:rPr>
                          </w:ins>
                        </m:ctrlPr>
                      </m:sSubPr>
                      <m:e>
                        <m:r>
                          <w:ins w:id="457" w:author="Reza Rajan" w:date="2020-03-13T09:49:00Z">
                            <w:rPr>
                              <w:rFonts w:ascii="Cambria Math" w:hAnsi="Cambria Math" w:cs="Calibri"/>
                              <w:sz w:val="23"/>
                              <w:szCs w:val="23"/>
                              <w:lang w:val="en-CA"/>
                              <w:rPrChange w:id="458" w:author="Reza Rajan" w:date="2020-03-13T11:13:00Z">
                                <w:rPr>
                                  <w:rFonts w:ascii="Cambria Math" w:hAnsi="Cambria Math" w:cs="Calibri"/>
                                  <w:lang w:val="en-CA"/>
                                </w:rPr>
                              </w:rPrChange>
                            </w:rPr>
                            <m:t>x</m:t>
                          </w:ins>
                        </m:r>
                      </m:e>
                      <m:sub>
                        <m:r>
                          <w:ins w:id="459" w:author="Reza Rajan" w:date="2020-03-13T09:49:00Z">
                            <w:rPr>
                              <w:rFonts w:ascii="Cambria Math" w:hAnsi="Cambria Math" w:cs="Calibri"/>
                              <w:sz w:val="23"/>
                              <w:szCs w:val="23"/>
                              <w:lang w:val="en-CA"/>
                              <w:rPrChange w:id="460" w:author="Reza Rajan" w:date="2020-03-13T11:13:00Z">
                                <w:rPr>
                                  <w:rFonts w:ascii="Cambria Math" w:hAnsi="Cambria Math" w:cs="Calibri"/>
                                  <w:lang w:val="en-CA"/>
                                </w:rPr>
                              </w:rPrChange>
                            </w:rPr>
                            <m:t>1,t</m:t>
                          </w:ins>
                        </m:r>
                      </m:sub>
                    </m:sSub>
                  </m:e>
                </m:mr>
                <m:mr>
                  <m:e>
                    <m:sSub>
                      <m:sSubPr>
                        <m:ctrlPr>
                          <w:ins w:id="461" w:author="Reza Rajan" w:date="2020-03-13T09:49:00Z">
                            <w:rPr>
                              <w:rFonts w:ascii="Cambria Math" w:hAnsi="Cambria Math" w:cs="Calibri"/>
                              <w:i/>
                              <w:sz w:val="23"/>
                              <w:szCs w:val="23"/>
                              <w:lang w:val="en-CA"/>
                              <w:rPrChange w:id="462" w:author="Reza Rajan" w:date="2020-03-13T11:13:00Z">
                                <w:rPr>
                                  <w:rFonts w:ascii="Cambria Math" w:hAnsi="Cambria Math" w:cs="Calibri"/>
                                  <w:i/>
                                  <w:sz w:val="23"/>
                                  <w:szCs w:val="23"/>
                                  <w:lang w:val="en-CA"/>
                                </w:rPr>
                              </w:rPrChange>
                            </w:rPr>
                          </w:ins>
                        </m:ctrlPr>
                      </m:sSubPr>
                      <m:e>
                        <m:r>
                          <w:ins w:id="463" w:author="Reza Rajan" w:date="2020-03-13T09:49:00Z">
                            <w:rPr>
                              <w:rFonts w:ascii="Cambria Math" w:hAnsi="Cambria Math" w:cs="Calibri"/>
                              <w:sz w:val="23"/>
                              <w:szCs w:val="23"/>
                              <w:lang w:val="en-CA"/>
                              <w:rPrChange w:id="464" w:author="Reza Rajan" w:date="2020-03-13T11:13:00Z">
                                <w:rPr>
                                  <w:rFonts w:ascii="Cambria Math" w:hAnsi="Cambria Math" w:cs="Calibri"/>
                                  <w:lang w:val="en-CA"/>
                                </w:rPr>
                              </w:rPrChange>
                            </w:rPr>
                            <m:t>x</m:t>
                          </w:ins>
                        </m:r>
                      </m:e>
                      <m:sub>
                        <m:r>
                          <w:ins w:id="465" w:author="Reza Rajan" w:date="2020-03-13T09:49:00Z">
                            <w:rPr>
                              <w:rFonts w:ascii="Cambria Math" w:hAnsi="Cambria Math" w:cs="Calibri"/>
                              <w:sz w:val="23"/>
                              <w:szCs w:val="23"/>
                              <w:lang w:val="en-CA"/>
                              <w:rPrChange w:id="466" w:author="Reza Rajan" w:date="2020-03-13T11:13:00Z">
                                <w:rPr>
                                  <w:rFonts w:ascii="Cambria Math" w:hAnsi="Cambria Math" w:cs="Calibri"/>
                                  <w:lang w:val="en-CA"/>
                                </w:rPr>
                              </w:rPrChange>
                            </w:rPr>
                            <m:t>2,t</m:t>
                          </w:ins>
                        </m:r>
                      </m:sub>
                    </m:sSub>
                  </m:e>
                </m:mr>
                <m:mr>
                  <m:e>
                    <m:sSub>
                      <m:sSubPr>
                        <m:ctrlPr>
                          <w:ins w:id="467" w:author="Reza Rajan" w:date="2020-03-13T09:49:00Z">
                            <w:rPr>
                              <w:rFonts w:ascii="Cambria Math" w:hAnsi="Cambria Math" w:cs="Calibri"/>
                              <w:i/>
                              <w:sz w:val="23"/>
                              <w:szCs w:val="23"/>
                              <w:lang w:val="en-CA"/>
                              <w:rPrChange w:id="468" w:author="Reza Rajan" w:date="2020-03-13T11:13:00Z">
                                <w:rPr>
                                  <w:rFonts w:ascii="Cambria Math" w:hAnsi="Cambria Math" w:cs="Calibri"/>
                                  <w:i/>
                                  <w:sz w:val="23"/>
                                  <w:szCs w:val="23"/>
                                  <w:lang w:val="en-CA"/>
                                </w:rPr>
                              </w:rPrChange>
                            </w:rPr>
                          </w:ins>
                        </m:ctrlPr>
                      </m:sSubPr>
                      <m:e>
                        <m:r>
                          <w:ins w:id="469" w:author="Reza Rajan" w:date="2020-03-13T09:49:00Z">
                            <w:rPr>
                              <w:rFonts w:ascii="Cambria Math" w:hAnsi="Cambria Math" w:cs="Calibri"/>
                              <w:sz w:val="23"/>
                              <w:szCs w:val="23"/>
                              <w:lang w:val="en-CA"/>
                              <w:rPrChange w:id="470" w:author="Reza Rajan" w:date="2020-03-13T11:13:00Z">
                                <w:rPr>
                                  <w:rFonts w:ascii="Cambria Math" w:hAnsi="Cambria Math" w:cs="Calibri"/>
                                  <w:lang w:val="en-CA"/>
                                </w:rPr>
                              </w:rPrChange>
                            </w:rPr>
                            <m:t>x</m:t>
                          </w:ins>
                        </m:r>
                      </m:e>
                      <m:sub>
                        <m:r>
                          <w:ins w:id="471" w:author="Reza Rajan" w:date="2020-03-13T09:49:00Z">
                            <w:rPr>
                              <w:rFonts w:ascii="Cambria Math" w:hAnsi="Cambria Math" w:cs="Calibri"/>
                              <w:sz w:val="23"/>
                              <w:szCs w:val="23"/>
                              <w:lang w:val="en-CA"/>
                              <w:rPrChange w:id="472" w:author="Reza Rajan" w:date="2020-03-13T11:13:00Z">
                                <w:rPr>
                                  <w:rFonts w:ascii="Cambria Math" w:hAnsi="Cambria Math" w:cs="Calibri"/>
                                  <w:lang w:val="en-CA"/>
                                </w:rPr>
                              </w:rPrChange>
                            </w:rPr>
                            <m:t>3,t</m:t>
                          </w:ins>
                        </m:r>
                      </m:sub>
                    </m:sSub>
                  </m:e>
                </m:mr>
              </m:m>
            </m:e>
          </m:d>
        </m:oMath>
      </m:oMathPara>
    </w:p>
    <w:p w14:paraId="283933F1" w14:textId="77777777" w:rsidR="00E825BD" w:rsidRPr="007A1196" w:rsidRDefault="00E825BD" w:rsidP="00E825BD">
      <w:pPr>
        <w:pStyle w:val="Heading2"/>
        <w:jc w:val="both"/>
        <w:rPr>
          <w:ins w:id="473" w:author="Reza Rajan" w:date="2020-03-13T09:49:00Z"/>
          <w:rFonts w:ascii="Calibri" w:hAnsi="Calibri" w:cs="Calibri"/>
          <w:lang w:val="en-CA"/>
          <w:rPrChange w:id="474" w:author="Reza Rajan" w:date="2020-03-13T11:13:00Z">
            <w:rPr>
              <w:ins w:id="475" w:author="Reza Rajan" w:date="2020-03-13T09:49:00Z"/>
              <w:rFonts w:ascii="Calibri" w:hAnsi="Calibri" w:cs="Calibri"/>
              <w:lang w:val="en-CA"/>
            </w:rPr>
          </w:rPrChange>
        </w:rPr>
      </w:pPr>
      <w:ins w:id="476" w:author="Reza Rajan" w:date="2020-03-13T09:49:00Z">
        <w:r w:rsidRPr="007A1196">
          <w:rPr>
            <w:rFonts w:ascii="Calibri" w:hAnsi="Calibri" w:cs="Calibri"/>
            <w:lang w:val="en-CA"/>
            <w:rPrChange w:id="477" w:author="Reza Rajan" w:date="2020-03-13T11:13:00Z">
              <w:rPr>
                <w:rFonts w:ascii="Calibri" w:hAnsi="Calibri" w:cs="Calibri"/>
                <w:lang w:val="en-CA"/>
              </w:rPr>
            </w:rPrChange>
          </w:rPr>
          <w:t>Mapping Results</w:t>
        </w:r>
      </w:ins>
    </w:p>
    <w:p w14:paraId="39C01610" w14:textId="07E29B0C" w:rsidR="002642AA" w:rsidRPr="007A1196" w:rsidRDefault="00E825BD" w:rsidP="00E825BD">
      <w:pPr>
        <w:jc w:val="both"/>
        <w:rPr>
          <w:ins w:id="478" w:author="Reza Rajan" w:date="2020-03-13T10:19:00Z"/>
          <w:rFonts w:ascii="Calibri" w:hAnsi="Calibri" w:cs="Calibri"/>
          <w:sz w:val="23"/>
          <w:szCs w:val="23"/>
          <w:lang w:val="en-CA"/>
          <w:rPrChange w:id="479" w:author="Reza Rajan" w:date="2020-03-13T11:13:00Z">
            <w:rPr>
              <w:ins w:id="480" w:author="Reza Rajan" w:date="2020-03-13T10:19:00Z"/>
              <w:rFonts w:ascii="Calibri" w:hAnsi="Calibri" w:cs="Calibri"/>
              <w:sz w:val="23"/>
              <w:szCs w:val="23"/>
              <w:lang w:val="en-CA"/>
            </w:rPr>
          </w:rPrChange>
        </w:rPr>
      </w:pPr>
      <w:ins w:id="481" w:author="Reza Rajan" w:date="2020-03-13T09:49:00Z">
        <w:r w:rsidRPr="007A1196">
          <w:rPr>
            <w:rFonts w:ascii="Calibri" w:hAnsi="Calibri" w:cs="Calibri"/>
            <w:sz w:val="23"/>
            <w:szCs w:val="23"/>
            <w:lang w:val="en-CA"/>
            <w:rPrChange w:id="482" w:author="Reza Rajan" w:date="2020-03-13T11:13:00Z">
              <w:rPr>
                <w:rFonts w:ascii="Calibri" w:hAnsi="Calibri" w:cs="Calibri"/>
                <w:lang w:val="en-CA"/>
              </w:rPr>
            </w:rPrChange>
          </w:rPr>
          <w:t xml:space="preserve">With the above, the mapping algorithm is implemented by functionalizing each part of the requirements and executing them sequentially. </w:t>
        </w:r>
      </w:ins>
      <w:ins w:id="483" w:author="Reza Rajan" w:date="2020-03-13T10:19:00Z">
        <w:r w:rsidR="002642AA" w:rsidRPr="007A1196">
          <w:rPr>
            <w:rFonts w:ascii="Calibri" w:hAnsi="Calibri" w:cs="Calibri"/>
            <w:sz w:val="23"/>
            <w:szCs w:val="23"/>
            <w:lang w:val="en-CA"/>
            <w:rPrChange w:id="484" w:author="Reza Rajan" w:date="2020-03-13T11:13:00Z">
              <w:rPr>
                <w:rFonts w:ascii="Calibri" w:hAnsi="Calibri" w:cs="Calibri"/>
                <w:sz w:val="23"/>
                <w:szCs w:val="23"/>
                <w:lang w:val="en-CA"/>
              </w:rPr>
            </w:rPrChange>
          </w:rPr>
          <w:t>First, the algorithm is tested in a simulation env</w:t>
        </w:r>
        <w:r w:rsidR="009D2191" w:rsidRPr="007A1196">
          <w:rPr>
            <w:rFonts w:ascii="Calibri" w:hAnsi="Calibri" w:cs="Calibri"/>
            <w:sz w:val="23"/>
            <w:szCs w:val="23"/>
            <w:lang w:val="en-CA"/>
            <w:rPrChange w:id="485" w:author="Reza Rajan" w:date="2020-03-13T11:13:00Z">
              <w:rPr>
                <w:rFonts w:ascii="Calibri" w:hAnsi="Calibri" w:cs="Calibri"/>
                <w:sz w:val="23"/>
                <w:szCs w:val="23"/>
                <w:lang w:val="en-CA"/>
              </w:rPr>
            </w:rPrChange>
          </w:rPr>
          <w:t>ironment in Gaze</w:t>
        </w:r>
      </w:ins>
      <w:ins w:id="486" w:author="Reza Rajan" w:date="2020-03-13T11:12:00Z">
        <w:r w:rsidR="00A02FD8" w:rsidRPr="007A1196">
          <w:rPr>
            <w:rFonts w:ascii="Calibri" w:hAnsi="Calibri" w:cs="Calibri"/>
            <w:sz w:val="23"/>
            <w:szCs w:val="23"/>
            <w:lang w:val="en-CA"/>
            <w:rPrChange w:id="487" w:author="Reza Rajan" w:date="2020-03-13T11:13:00Z">
              <w:rPr>
                <w:rFonts w:ascii="Calibri" w:hAnsi="Calibri" w:cs="Calibri"/>
                <w:sz w:val="23"/>
                <w:szCs w:val="23"/>
                <w:lang w:val="en-CA"/>
              </w:rPr>
            </w:rPrChange>
          </w:rPr>
          <w:t>bo</w:t>
        </w:r>
      </w:ins>
      <w:ins w:id="488" w:author="Reza Rajan" w:date="2020-03-13T10:19:00Z">
        <w:r w:rsidR="009D2191" w:rsidRPr="007A1196">
          <w:rPr>
            <w:rFonts w:ascii="Calibri" w:hAnsi="Calibri" w:cs="Calibri"/>
            <w:sz w:val="23"/>
            <w:szCs w:val="23"/>
            <w:lang w:val="en-CA"/>
            <w:rPrChange w:id="489" w:author="Reza Rajan" w:date="2020-03-13T11:13:00Z">
              <w:rPr>
                <w:rFonts w:ascii="Calibri" w:hAnsi="Calibri" w:cs="Calibri"/>
                <w:sz w:val="23"/>
                <w:szCs w:val="23"/>
                <w:lang w:val="en-CA"/>
              </w:rPr>
            </w:rPrChange>
          </w:rPr>
          <w:t>, and then in the live system.</w:t>
        </w:r>
      </w:ins>
    </w:p>
    <w:p w14:paraId="56EB62FC" w14:textId="62F7806E" w:rsidR="009D2191" w:rsidRPr="007A1196" w:rsidRDefault="009D2191" w:rsidP="00E825BD">
      <w:pPr>
        <w:jc w:val="both"/>
        <w:rPr>
          <w:ins w:id="490" w:author="Reza Rajan" w:date="2020-03-13T10:20:00Z"/>
          <w:rFonts w:ascii="Calibri" w:hAnsi="Calibri" w:cs="Calibri"/>
          <w:sz w:val="23"/>
          <w:szCs w:val="23"/>
          <w:lang w:val="en-CA"/>
          <w:rPrChange w:id="491" w:author="Reza Rajan" w:date="2020-03-13T11:13:00Z">
            <w:rPr>
              <w:ins w:id="492" w:author="Reza Rajan" w:date="2020-03-13T10:20:00Z"/>
              <w:rFonts w:ascii="Calibri" w:hAnsi="Calibri" w:cs="Calibri"/>
              <w:sz w:val="23"/>
              <w:szCs w:val="23"/>
              <w:lang w:val="en-CA"/>
            </w:rPr>
          </w:rPrChange>
        </w:rPr>
      </w:pPr>
    </w:p>
    <w:p w14:paraId="3EF9D77D" w14:textId="67EE8009" w:rsidR="0050184E" w:rsidRPr="007A1196" w:rsidRDefault="0050184E" w:rsidP="00E825BD">
      <w:pPr>
        <w:jc w:val="both"/>
        <w:rPr>
          <w:ins w:id="493" w:author="Reza Rajan" w:date="2020-03-13T10:27:00Z"/>
          <w:rFonts w:ascii="Calibri" w:hAnsi="Calibri" w:cs="Calibri"/>
          <w:sz w:val="23"/>
          <w:szCs w:val="23"/>
          <w:lang w:val="en-CA"/>
          <w:rPrChange w:id="494" w:author="Reza Rajan" w:date="2020-03-13T11:13:00Z">
            <w:rPr>
              <w:ins w:id="495" w:author="Reza Rajan" w:date="2020-03-13T10:27:00Z"/>
              <w:rFonts w:ascii="Calibri" w:hAnsi="Calibri" w:cs="Calibri"/>
              <w:sz w:val="23"/>
              <w:szCs w:val="23"/>
              <w:lang w:val="en-CA"/>
            </w:rPr>
          </w:rPrChange>
        </w:rPr>
      </w:pPr>
      <w:ins w:id="496" w:author="Reza Rajan" w:date="2020-03-13T10:21:00Z">
        <w:r w:rsidRPr="007A1196">
          <w:rPr>
            <w:rFonts w:ascii="Calibri" w:hAnsi="Calibri" w:cs="Calibri"/>
            <w:sz w:val="23"/>
            <w:szCs w:val="23"/>
            <w:lang w:val="en-CA"/>
            <w:rPrChange w:id="497" w:author="Reza Rajan" w:date="2020-03-13T11:13:00Z">
              <w:rPr>
                <w:rFonts w:ascii="Calibri" w:hAnsi="Calibri" w:cs="Calibri"/>
                <w:sz w:val="23"/>
                <w:szCs w:val="23"/>
                <w:lang w:val="en-CA"/>
              </w:rPr>
            </w:rPrChange>
          </w:rPr>
          <w:t xml:space="preserve">The simulation is performed in a random </w:t>
        </w:r>
      </w:ins>
      <w:ins w:id="498" w:author="Reza Rajan" w:date="2020-03-13T11:11:00Z">
        <w:r w:rsidR="00A02FD8" w:rsidRPr="007A1196">
          <w:rPr>
            <w:rFonts w:ascii="Calibri" w:hAnsi="Calibri" w:cs="Calibri"/>
            <w:sz w:val="23"/>
            <w:szCs w:val="23"/>
            <w:lang w:val="en-CA"/>
            <w:rPrChange w:id="499" w:author="Reza Rajan" w:date="2020-03-13T11:13:00Z">
              <w:rPr>
                <w:rFonts w:ascii="Calibri" w:hAnsi="Calibri" w:cs="Calibri"/>
                <w:sz w:val="23"/>
                <w:szCs w:val="23"/>
                <w:lang w:val="en-CA"/>
              </w:rPr>
            </w:rPrChange>
          </w:rPr>
          <w:t>G</w:t>
        </w:r>
      </w:ins>
      <w:ins w:id="500" w:author="Reza Rajan" w:date="2020-03-13T10:21:00Z">
        <w:r w:rsidRPr="007A1196">
          <w:rPr>
            <w:rFonts w:ascii="Calibri" w:hAnsi="Calibri" w:cs="Calibri"/>
            <w:sz w:val="23"/>
            <w:szCs w:val="23"/>
            <w:lang w:val="en-CA"/>
            <w:rPrChange w:id="501" w:author="Reza Rajan" w:date="2020-03-13T11:13:00Z">
              <w:rPr>
                <w:rFonts w:ascii="Calibri" w:hAnsi="Calibri" w:cs="Calibri"/>
                <w:sz w:val="23"/>
                <w:szCs w:val="23"/>
                <w:lang w:val="en-CA"/>
              </w:rPr>
            </w:rPrChange>
          </w:rPr>
          <w:t xml:space="preserve">azebo world with cylinders and cubes the results of the mapping </w:t>
        </w:r>
      </w:ins>
      <w:ins w:id="502" w:author="Reza Rajan" w:date="2020-03-13T10:27:00Z">
        <w:r w:rsidRPr="007A1196">
          <w:rPr>
            <w:rFonts w:ascii="Calibri" w:hAnsi="Calibri" w:cs="Calibri"/>
            <w:sz w:val="23"/>
            <w:szCs w:val="23"/>
            <w:lang w:val="en-CA"/>
            <w:rPrChange w:id="503" w:author="Reza Rajan" w:date="2020-03-13T11:13:00Z">
              <w:rPr>
                <w:rFonts w:ascii="Calibri" w:hAnsi="Calibri" w:cs="Calibri"/>
                <w:sz w:val="23"/>
                <w:szCs w:val="23"/>
                <w:lang w:val="en-CA"/>
              </w:rPr>
            </w:rPrChange>
          </w:rPr>
          <w:t>are</w:t>
        </w:r>
      </w:ins>
      <w:ins w:id="504" w:author="Reza Rajan" w:date="2020-03-13T10:22:00Z">
        <w:r w:rsidRPr="007A1196">
          <w:rPr>
            <w:rFonts w:ascii="Calibri" w:hAnsi="Calibri" w:cs="Calibri"/>
            <w:sz w:val="23"/>
            <w:szCs w:val="23"/>
            <w:lang w:val="en-CA"/>
            <w:rPrChange w:id="505" w:author="Reza Rajan" w:date="2020-03-13T11:13:00Z">
              <w:rPr>
                <w:rFonts w:ascii="Calibri" w:hAnsi="Calibri" w:cs="Calibri"/>
                <w:sz w:val="23"/>
                <w:szCs w:val="23"/>
                <w:lang w:val="en-CA"/>
              </w:rPr>
            </w:rPrChange>
          </w:rPr>
          <w:t xml:space="preserve"> shown </w:t>
        </w:r>
        <w:r w:rsidRPr="007A1196">
          <w:rPr>
            <w:rFonts w:ascii="Calibri" w:hAnsi="Calibri" w:cs="Calibri"/>
            <w:sz w:val="23"/>
            <w:szCs w:val="23"/>
            <w:lang w:val="en-CA"/>
            <w:rPrChange w:id="506" w:author="Reza Rajan" w:date="2020-03-13T11:13:00Z">
              <w:rPr>
                <w:rFonts w:ascii="Calibri" w:hAnsi="Calibri" w:cs="Calibri"/>
                <w:sz w:val="23"/>
                <w:szCs w:val="23"/>
                <w:lang w:val="en-CA"/>
              </w:rPr>
            </w:rPrChange>
          </w:rPr>
          <w:fldChar w:fldCharType="begin"/>
        </w:r>
        <w:r w:rsidRPr="007A1196">
          <w:rPr>
            <w:rFonts w:ascii="Calibri" w:hAnsi="Calibri" w:cs="Calibri"/>
            <w:sz w:val="23"/>
            <w:szCs w:val="23"/>
            <w:lang w:val="en-CA"/>
            <w:rPrChange w:id="507" w:author="Reza Rajan" w:date="2020-03-13T11:13:00Z">
              <w:rPr>
                <w:rFonts w:ascii="Calibri" w:hAnsi="Calibri" w:cs="Calibri"/>
                <w:sz w:val="23"/>
                <w:szCs w:val="23"/>
                <w:lang w:val="en-CA"/>
              </w:rPr>
            </w:rPrChange>
          </w:rPr>
          <w:instrText xml:space="preserve"> REF _Ref34987344 \p \h </w:instrText>
        </w:r>
      </w:ins>
      <w:r w:rsidRPr="007A1196">
        <w:rPr>
          <w:rFonts w:ascii="Calibri" w:hAnsi="Calibri" w:cs="Calibri"/>
          <w:sz w:val="23"/>
          <w:szCs w:val="23"/>
          <w:lang w:val="en-CA"/>
          <w:rPrChange w:id="508" w:author="Reza Rajan" w:date="2020-03-13T11:13:00Z">
            <w:rPr>
              <w:rFonts w:ascii="Calibri" w:hAnsi="Calibri" w:cs="Calibri"/>
              <w:sz w:val="23"/>
              <w:szCs w:val="23"/>
              <w:lang w:val="en-CA"/>
            </w:rPr>
          </w:rPrChange>
        </w:rPr>
      </w:r>
      <w:r w:rsidR="007A1196">
        <w:rPr>
          <w:rFonts w:ascii="Calibri" w:hAnsi="Calibri" w:cs="Calibri"/>
          <w:sz w:val="23"/>
          <w:szCs w:val="23"/>
          <w:lang w:val="en-CA"/>
        </w:rPr>
        <w:instrText xml:space="preserve"> \* MERGEFORMAT </w:instrText>
      </w:r>
      <w:r w:rsidRPr="007A1196">
        <w:rPr>
          <w:rFonts w:ascii="Calibri" w:hAnsi="Calibri" w:cs="Calibri"/>
          <w:sz w:val="23"/>
          <w:szCs w:val="23"/>
          <w:lang w:val="en-CA"/>
          <w:rPrChange w:id="509" w:author="Reza Rajan" w:date="2020-03-13T11:13:00Z">
            <w:rPr>
              <w:rFonts w:ascii="Calibri" w:hAnsi="Calibri" w:cs="Calibri"/>
              <w:sz w:val="23"/>
              <w:szCs w:val="23"/>
              <w:lang w:val="en-CA"/>
            </w:rPr>
          </w:rPrChange>
        </w:rPr>
        <w:fldChar w:fldCharType="separate"/>
      </w:r>
      <w:ins w:id="510" w:author="Reza Rajan" w:date="2020-03-13T11:12:00Z">
        <w:r w:rsidR="000E03EA" w:rsidRPr="007A1196">
          <w:rPr>
            <w:rFonts w:ascii="Calibri" w:hAnsi="Calibri" w:cs="Calibri"/>
            <w:sz w:val="23"/>
            <w:szCs w:val="23"/>
            <w:lang w:val="en-CA"/>
            <w:rPrChange w:id="511" w:author="Reza Rajan" w:date="2020-03-13T11:13:00Z">
              <w:rPr>
                <w:rFonts w:ascii="Calibri" w:hAnsi="Calibri" w:cs="Calibri"/>
                <w:sz w:val="23"/>
                <w:szCs w:val="23"/>
                <w:lang w:val="en-CA"/>
              </w:rPr>
            </w:rPrChange>
          </w:rPr>
          <w:t>below</w:t>
        </w:r>
      </w:ins>
      <w:ins w:id="512" w:author="Reza Rajan" w:date="2020-03-13T10:22:00Z">
        <w:r w:rsidRPr="007A1196">
          <w:rPr>
            <w:rFonts w:ascii="Calibri" w:hAnsi="Calibri" w:cs="Calibri"/>
            <w:sz w:val="23"/>
            <w:szCs w:val="23"/>
            <w:lang w:val="en-CA"/>
            <w:rPrChange w:id="513" w:author="Reza Rajan" w:date="2020-03-13T11:13:00Z">
              <w:rPr>
                <w:rFonts w:ascii="Calibri" w:hAnsi="Calibri" w:cs="Calibri"/>
                <w:sz w:val="23"/>
                <w:szCs w:val="23"/>
                <w:lang w:val="en-CA"/>
              </w:rPr>
            </w:rPrChange>
          </w:rPr>
          <w:fldChar w:fldCharType="end"/>
        </w:r>
        <w:r w:rsidRPr="007A1196">
          <w:rPr>
            <w:rFonts w:ascii="Calibri" w:hAnsi="Calibri" w:cs="Calibri"/>
            <w:sz w:val="23"/>
            <w:szCs w:val="23"/>
            <w:lang w:val="en-CA"/>
            <w:rPrChange w:id="514" w:author="Reza Rajan" w:date="2020-03-13T11:13:00Z">
              <w:rPr>
                <w:rFonts w:ascii="Calibri" w:hAnsi="Calibri" w:cs="Calibri"/>
                <w:sz w:val="23"/>
                <w:szCs w:val="23"/>
                <w:lang w:val="en-CA"/>
              </w:rPr>
            </w:rPrChange>
          </w:rPr>
          <w:t>:</w:t>
        </w:r>
      </w:ins>
    </w:p>
    <w:p w14:paraId="076E58F0" w14:textId="77777777" w:rsidR="0050184E" w:rsidRPr="007A1196" w:rsidRDefault="0050184E" w:rsidP="00E825BD">
      <w:pPr>
        <w:jc w:val="both"/>
        <w:rPr>
          <w:ins w:id="515" w:author="Reza Rajan" w:date="2020-03-13T10:26:00Z"/>
          <w:rFonts w:ascii="Calibri" w:hAnsi="Calibri" w:cs="Calibri"/>
          <w:sz w:val="23"/>
          <w:szCs w:val="23"/>
          <w:lang w:val="en-CA"/>
          <w:rPrChange w:id="516" w:author="Reza Rajan" w:date="2020-03-13T11:13:00Z">
            <w:rPr>
              <w:ins w:id="517" w:author="Reza Rajan" w:date="2020-03-13T10:26:00Z"/>
              <w:rFonts w:ascii="Calibri" w:hAnsi="Calibri" w:cs="Calibri"/>
              <w:sz w:val="23"/>
              <w:szCs w:val="23"/>
              <w:lang w:val="en-CA"/>
            </w:rPr>
          </w:rPrChange>
        </w:rPr>
      </w:pPr>
    </w:p>
    <w:p w14:paraId="0F538DF3" w14:textId="77777777" w:rsidR="0050184E" w:rsidRPr="007A1196" w:rsidRDefault="0050184E" w:rsidP="0050184E">
      <w:pPr>
        <w:keepNext/>
        <w:jc w:val="center"/>
        <w:rPr>
          <w:ins w:id="518" w:author="Reza Rajan" w:date="2020-03-13T10:27:00Z"/>
          <w:rFonts w:ascii="Calibri" w:hAnsi="Calibri" w:cs="Calibri"/>
          <w:rPrChange w:id="519" w:author="Reza Rajan" w:date="2020-03-13T11:13:00Z">
            <w:rPr>
              <w:ins w:id="520" w:author="Reza Rajan" w:date="2020-03-13T10:27:00Z"/>
            </w:rPr>
          </w:rPrChange>
        </w:rPr>
        <w:pPrChange w:id="521" w:author="Reza Rajan" w:date="2020-03-13T10:27:00Z">
          <w:pPr>
            <w:jc w:val="center"/>
          </w:pPr>
        </w:pPrChange>
      </w:pPr>
      <w:ins w:id="522" w:author="Reza Rajan" w:date="2020-03-13T10:26:00Z">
        <w:r w:rsidRPr="007A1196">
          <w:rPr>
            <w:rFonts w:ascii="Calibri" w:hAnsi="Calibri" w:cs="Calibri"/>
            <w:noProof/>
            <w:sz w:val="23"/>
            <w:szCs w:val="23"/>
            <w:lang w:val="en-CA"/>
            <w:rPrChange w:id="523" w:author="Reza Rajan" w:date="2020-03-13T11:13:00Z">
              <w:rPr>
                <w:rFonts w:ascii="Calibri" w:hAnsi="Calibri" w:cs="Calibri"/>
                <w:noProof/>
                <w:sz w:val="23"/>
                <w:szCs w:val="23"/>
                <w:lang w:val="en-CA"/>
              </w:rPr>
            </w:rPrChange>
          </w:rPr>
          <w:drawing>
            <wp:inline distT="0" distB="0" distL="0" distR="0" wp14:anchorId="24146326" wp14:editId="011C6314">
              <wp:extent cx="2110896" cy="1944303"/>
              <wp:effectExtent l="0" t="0" r="0" b="0"/>
              <wp:docPr id="15" name="Picture 1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Labs_13_03_2020_10_25_26.png"/>
                      <pic:cNvPicPr/>
                    </pic:nvPicPr>
                    <pic:blipFill rotWithShape="1">
                      <a:blip r:embed="rId13" cstate="print">
                        <a:extLst>
                          <a:ext uri="{28A0092B-C50C-407E-A947-70E740481C1C}">
                            <a14:useLocalDpi xmlns:a14="http://schemas.microsoft.com/office/drawing/2010/main" val="0"/>
                          </a:ext>
                        </a:extLst>
                      </a:blip>
                      <a:srcRect l="31930" t="28400" r="28415" b="11305"/>
                      <a:stretch/>
                    </pic:blipFill>
                    <pic:spPr bwMode="auto">
                      <a:xfrm>
                        <a:off x="0" y="0"/>
                        <a:ext cx="2133712" cy="1965318"/>
                      </a:xfrm>
                      <a:prstGeom prst="rect">
                        <a:avLst/>
                      </a:prstGeom>
                      <a:ln>
                        <a:noFill/>
                      </a:ln>
                      <a:extLst>
                        <a:ext uri="{53640926-AAD7-44D8-BBD7-CCE9431645EC}">
                          <a14:shadowObscured xmlns:a14="http://schemas.microsoft.com/office/drawing/2010/main"/>
                        </a:ext>
                      </a:extLst>
                    </pic:spPr>
                  </pic:pic>
                </a:graphicData>
              </a:graphic>
            </wp:inline>
          </w:drawing>
        </w:r>
      </w:ins>
    </w:p>
    <w:p w14:paraId="3DB53F23" w14:textId="1D17C9C7" w:rsidR="0050184E" w:rsidRPr="007A1196" w:rsidRDefault="0050184E" w:rsidP="0050184E">
      <w:pPr>
        <w:pStyle w:val="Caption"/>
        <w:jc w:val="center"/>
        <w:rPr>
          <w:ins w:id="524" w:author="Reza Rajan" w:date="2020-03-13T10:22:00Z"/>
          <w:rFonts w:ascii="Calibri" w:hAnsi="Calibri" w:cs="Calibri"/>
          <w:sz w:val="23"/>
          <w:szCs w:val="23"/>
          <w:lang w:val="en-CA"/>
          <w:rPrChange w:id="525" w:author="Reza Rajan" w:date="2020-03-13T11:13:00Z">
            <w:rPr>
              <w:ins w:id="526" w:author="Reza Rajan" w:date="2020-03-13T10:22:00Z"/>
              <w:rFonts w:ascii="Calibri" w:hAnsi="Calibri" w:cs="Calibri"/>
              <w:sz w:val="23"/>
              <w:szCs w:val="23"/>
              <w:lang w:val="en-CA"/>
            </w:rPr>
          </w:rPrChange>
        </w:rPr>
        <w:pPrChange w:id="527" w:author="Reza Rajan" w:date="2020-03-13T10:27:00Z">
          <w:pPr>
            <w:jc w:val="both"/>
          </w:pPr>
        </w:pPrChange>
      </w:pPr>
      <w:ins w:id="528" w:author="Reza Rajan" w:date="2020-03-13T10:27:00Z">
        <w:r w:rsidRPr="007A1196">
          <w:rPr>
            <w:rFonts w:ascii="Calibri" w:hAnsi="Calibri" w:cs="Calibri"/>
            <w:rPrChange w:id="529" w:author="Reza Rajan" w:date="2020-03-13T11:13:00Z">
              <w:rPr/>
            </w:rPrChange>
          </w:rPr>
          <w:t xml:space="preserve">Figure </w:t>
        </w:r>
        <w:r w:rsidRPr="007A1196">
          <w:rPr>
            <w:rFonts w:ascii="Calibri" w:hAnsi="Calibri" w:cs="Calibri"/>
            <w:rPrChange w:id="530" w:author="Reza Rajan" w:date="2020-03-13T11:13:00Z">
              <w:rPr/>
            </w:rPrChange>
          </w:rPr>
          <w:fldChar w:fldCharType="begin"/>
        </w:r>
        <w:r w:rsidRPr="007A1196">
          <w:rPr>
            <w:rFonts w:ascii="Calibri" w:hAnsi="Calibri" w:cs="Calibri"/>
            <w:rPrChange w:id="531" w:author="Reza Rajan" w:date="2020-03-13T11:13:00Z">
              <w:rPr/>
            </w:rPrChange>
          </w:rPr>
          <w:instrText xml:space="preserve"> SEQ Figure \* ARABIC </w:instrText>
        </w:r>
      </w:ins>
      <w:r w:rsidRPr="007A1196">
        <w:rPr>
          <w:rFonts w:ascii="Calibri" w:hAnsi="Calibri" w:cs="Calibri"/>
          <w:rPrChange w:id="532" w:author="Reza Rajan" w:date="2020-03-13T11:13:00Z">
            <w:rPr/>
          </w:rPrChange>
        </w:rPr>
        <w:fldChar w:fldCharType="separate"/>
      </w:r>
      <w:ins w:id="533" w:author="Reza Rajan" w:date="2020-03-13T11:12:00Z">
        <w:r w:rsidR="000E03EA" w:rsidRPr="007A1196">
          <w:rPr>
            <w:rFonts w:ascii="Calibri" w:hAnsi="Calibri" w:cs="Calibri"/>
            <w:noProof/>
            <w:rPrChange w:id="534" w:author="Reza Rajan" w:date="2020-03-13T11:13:00Z">
              <w:rPr>
                <w:noProof/>
              </w:rPr>
            </w:rPrChange>
          </w:rPr>
          <w:t>1</w:t>
        </w:r>
      </w:ins>
      <w:ins w:id="535" w:author="Reza Rajan" w:date="2020-03-13T10:27:00Z">
        <w:r w:rsidRPr="007A1196">
          <w:rPr>
            <w:rFonts w:ascii="Calibri" w:hAnsi="Calibri" w:cs="Calibri"/>
            <w:rPrChange w:id="536" w:author="Reza Rajan" w:date="2020-03-13T11:13:00Z">
              <w:rPr/>
            </w:rPrChange>
          </w:rPr>
          <w:fldChar w:fldCharType="end"/>
        </w:r>
        <w:r w:rsidRPr="007A1196">
          <w:rPr>
            <w:rFonts w:ascii="Calibri" w:hAnsi="Calibri" w:cs="Calibri"/>
            <w:lang w:val="en-US"/>
            <w:rPrChange w:id="537" w:author="Reza Rajan" w:date="2020-03-13T11:13:00Z">
              <w:rPr>
                <w:lang w:val="en-US"/>
              </w:rPr>
            </w:rPrChange>
          </w:rPr>
          <w:t xml:space="preserve"> - Gazebo Simulation World</w:t>
        </w:r>
      </w:ins>
    </w:p>
    <w:p w14:paraId="422ABBD0" w14:textId="77777777" w:rsidR="009D2191" w:rsidRPr="007A1196" w:rsidRDefault="009D2191" w:rsidP="009D2191">
      <w:pPr>
        <w:keepNext/>
        <w:jc w:val="center"/>
        <w:rPr>
          <w:ins w:id="538" w:author="Reza Rajan" w:date="2020-03-13T10:20:00Z"/>
          <w:rFonts w:ascii="Calibri" w:hAnsi="Calibri" w:cs="Calibri"/>
          <w:rPrChange w:id="539" w:author="Reza Rajan" w:date="2020-03-13T11:13:00Z">
            <w:rPr>
              <w:ins w:id="540" w:author="Reza Rajan" w:date="2020-03-13T10:20:00Z"/>
            </w:rPr>
          </w:rPrChange>
        </w:rPr>
        <w:pPrChange w:id="541" w:author="Reza Rajan" w:date="2020-03-13T10:20:00Z">
          <w:pPr>
            <w:jc w:val="center"/>
          </w:pPr>
        </w:pPrChange>
      </w:pPr>
      <w:ins w:id="542" w:author="Reza Rajan" w:date="2020-03-13T10:20:00Z">
        <w:r w:rsidRPr="007A1196">
          <w:rPr>
            <w:rFonts w:ascii="Calibri" w:hAnsi="Calibri" w:cs="Calibri"/>
            <w:noProof/>
            <w:sz w:val="23"/>
            <w:szCs w:val="23"/>
            <w:lang w:val="en-CA"/>
            <w:rPrChange w:id="543" w:author="Reza Rajan" w:date="2020-03-13T11:13:00Z">
              <w:rPr>
                <w:rFonts w:ascii="Calibri" w:hAnsi="Calibri" w:cs="Calibri"/>
                <w:noProof/>
                <w:sz w:val="23"/>
                <w:szCs w:val="23"/>
                <w:lang w:val="en-CA"/>
              </w:rPr>
            </w:rPrChange>
          </w:rPr>
          <w:drawing>
            <wp:inline distT="0" distB="0" distL="0" distR="0" wp14:anchorId="395E9002" wp14:editId="60D6F791">
              <wp:extent cx="1945941" cy="1945941"/>
              <wp:effectExtent l="0" t="0" r="0" b="0"/>
              <wp:docPr id="14" name="Picture 14" descr="A picture containing flying,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_result.pgm"/>
                      <pic:cNvPicPr/>
                    </pic:nvPicPr>
                    <pic:blipFill rotWithShape="1">
                      <a:blip r:embed="rId14">
                        <a:extLst>
                          <a:ext uri="{28A0092B-C50C-407E-A947-70E740481C1C}">
                            <a14:useLocalDpi xmlns:a14="http://schemas.microsoft.com/office/drawing/2010/main" val="0"/>
                          </a:ext>
                        </a:extLst>
                      </a:blip>
                      <a:srcRect l="30731" t="29322" r="29322" b="30731"/>
                      <a:stretch/>
                    </pic:blipFill>
                    <pic:spPr bwMode="auto">
                      <a:xfrm>
                        <a:off x="0" y="0"/>
                        <a:ext cx="1975167" cy="1975167"/>
                      </a:xfrm>
                      <a:prstGeom prst="rect">
                        <a:avLst/>
                      </a:prstGeom>
                      <a:ln>
                        <a:noFill/>
                      </a:ln>
                      <a:extLst>
                        <a:ext uri="{53640926-AAD7-44D8-BBD7-CCE9431645EC}">
                          <a14:shadowObscured xmlns:a14="http://schemas.microsoft.com/office/drawing/2010/main"/>
                        </a:ext>
                      </a:extLst>
                    </pic:spPr>
                  </pic:pic>
                </a:graphicData>
              </a:graphic>
            </wp:inline>
          </w:drawing>
        </w:r>
      </w:ins>
    </w:p>
    <w:p w14:paraId="6A1B8EAB" w14:textId="37539BB7" w:rsidR="009D2191" w:rsidRPr="007A1196" w:rsidRDefault="009D2191" w:rsidP="000E03EA">
      <w:pPr>
        <w:pStyle w:val="Caption"/>
        <w:jc w:val="center"/>
        <w:rPr>
          <w:ins w:id="544" w:author="Reza Rajan" w:date="2020-03-13T10:19:00Z"/>
          <w:rFonts w:ascii="Calibri" w:hAnsi="Calibri" w:cs="Calibri"/>
          <w:sz w:val="23"/>
          <w:szCs w:val="23"/>
          <w:lang w:val="en-CA"/>
          <w:rPrChange w:id="545" w:author="Reza Rajan" w:date="2020-03-13T11:13:00Z">
            <w:rPr>
              <w:ins w:id="546" w:author="Reza Rajan" w:date="2020-03-13T10:19:00Z"/>
              <w:rFonts w:ascii="Calibri" w:hAnsi="Calibri" w:cs="Calibri"/>
              <w:sz w:val="23"/>
              <w:szCs w:val="23"/>
              <w:lang w:val="en-CA"/>
            </w:rPr>
          </w:rPrChange>
        </w:rPr>
      </w:pPr>
      <w:bookmarkStart w:id="547" w:name="_Ref34987344"/>
      <w:bookmarkStart w:id="548" w:name="_Ref34987510"/>
      <w:ins w:id="549" w:author="Reza Rajan" w:date="2020-03-13T10:20:00Z">
        <w:r w:rsidRPr="007A1196">
          <w:rPr>
            <w:rFonts w:ascii="Calibri" w:hAnsi="Calibri" w:cs="Calibri"/>
            <w:rPrChange w:id="550" w:author="Reza Rajan" w:date="2020-03-13T11:13:00Z">
              <w:rPr/>
            </w:rPrChange>
          </w:rPr>
          <w:t xml:space="preserve">Figure </w:t>
        </w:r>
        <w:r w:rsidRPr="007A1196">
          <w:rPr>
            <w:rFonts w:ascii="Calibri" w:hAnsi="Calibri" w:cs="Calibri"/>
            <w:rPrChange w:id="551" w:author="Reza Rajan" w:date="2020-03-13T11:13:00Z">
              <w:rPr/>
            </w:rPrChange>
          </w:rPr>
          <w:fldChar w:fldCharType="begin"/>
        </w:r>
        <w:r w:rsidRPr="007A1196">
          <w:rPr>
            <w:rFonts w:ascii="Calibri" w:hAnsi="Calibri" w:cs="Calibri"/>
            <w:rPrChange w:id="552" w:author="Reza Rajan" w:date="2020-03-13T11:13:00Z">
              <w:rPr/>
            </w:rPrChange>
          </w:rPr>
          <w:instrText xml:space="preserve"> SEQ Figure \* ARABIC </w:instrText>
        </w:r>
      </w:ins>
      <w:r w:rsidRPr="007A1196">
        <w:rPr>
          <w:rFonts w:ascii="Calibri" w:hAnsi="Calibri" w:cs="Calibri"/>
          <w:rPrChange w:id="553" w:author="Reza Rajan" w:date="2020-03-13T11:13:00Z">
            <w:rPr/>
          </w:rPrChange>
        </w:rPr>
        <w:fldChar w:fldCharType="separate"/>
      </w:r>
      <w:r w:rsidR="000E03EA" w:rsidRPr="007A1196">
        <w:rPr>
          <w:rFonts w:ascii="Calibri" w:hAnsi="Calibri" w:cs="Calibri"/>
          <w:noProof/>
          <w:rPrChange w:id="554" w:author="Reza Rajan" w:date="2020-03-13T11:13:00Z">
            <w:rPr>
              <w:noProof/>
            </w:rPr>
          </w:rPrChange>
        </w:rPr>
        <w:t>2</w:t>
      </w:r>
      <w:ins w:id="555" w:author="Reza Rajan" w:date="2020-03-13T10:20:00Z">
        <w:r w:rsidRPr="007A1196">
          <w:rPr>
            <w:rFonts w:ascii="Calibri" w:hAnsi="Calibri" w:cs="Calibri"/>
            <w:rPrChange w:id="556" w:author="Reza Rajan" w:date="2020-03-13T11:13:00Z">
              <w:rPr/>
            </w:rPrChange>
          </w:rPr>
          <w:fldChar w:fldCharType="end"/>
        </w:r>
        <w:bookmarkEnd w:id="548"/>
        <w:r w:rsidRPr="007A1196">
          <w:rPr>
            <w:rFonts w:ascii="Calibri" w:hAnsi="Calibri" w:cs="Calibri"/>
            <w:lang w:val="en-US"/>
            <w:rPrChange w:id="557" w:author="Reza Rajan" w:date="2020-03-13T11:13:00Z">
              <w:rPr>
                <w:lang w:val="en-US"/>
              </w:rPr>
            </w:rPrChange>
          </w:rPr>
          <w:t xml:space="preserve"> - Simulation Map</w:t>
        </w:r>
      </w:ins>
      <w:bookmarkEnd w:id="547"/>
    </w:p>
    <w:p w14:paraId="46CB0DD0" w14:textId="77777777" w:rsidR="002642AA" w:rsidRPr="007A1196" w:rsidDel="0050184E" w:rsidRDefault="002642AA" w:rsidP="00E825BD">
      <w:pPr>
        <w:jc w:val="both"/>
        <w:rPr>
          <w:ins w:id="558" w:author="Reza Rajan" w:date="2020-03-13T10:19:00Z"/>
          <w:del w:id="559" w:author="Reza Rajan" w:date="2020-03-13T10:22:00Z"/>
          <w:rFonts w:ascii="Calibri" w:hAnsi="Calibri" w:cs="Calibri"/>
          <w:sz w:val="23"/>
          <w:szCs w:val="23"/>
          <w:lang w:val="en-CA"/>
          <w:rPrChange w:id="560" w:author="Reza Rajan" w:date="2020-03-13T11:13:00Z">
            <w:rPr>
              <w:ins w:id="561" w:author="Reza Rajan" w:date="2020-03-13T10:19:00Z"/>
              <w:del w:id="562" w:author="Reza Rajan" w:date="2020-03-13T10:22:00Z"/>
              <w:rFonts w:ascii="Calibri" w:hAnsi="Calibri" w:cs="Calibri"/>
              <w:sz w:val="23"/>
              <w:szCs w:val="23"/>
              <w:lang w:val="en-CA"/>
            </w:rPr>
          </w:rPrChange>
        </w:rPr>
      </w:pPr>
    </w:p>
    <w:p w14:paraId="358A5C99" w14:textId="29EFB2AD" w:rsidR="00E825BD" w:rsidRPr="007A1196" w:rsidRDefault="00E825BD" w:rsidP="00E825BD">
      <w:pPr>
        <w:jc w:val="both"/>
        <w:rPr>
          <w:ins w:id="563" w:author="Reza Rajan" w:date="2020-03-13T09:49:00Z"/>
          <w:rFonts w:ascii="Calibri" w:hAnsi="Calibri" w:cs="Calibri"/>
          <w:sz w:val="23"/>
          <w:szCs w:val="23"/>
          <w:lang w:val="en-CA"/>
          <w:rPrChange w:id="564" w:author="Reza Rajan" w:date="2020-03-13T11:13:00Z">
            <w:rPr>
              <w:ins w:id="565" w:author="Reza Rajan" w:date="2020-03-13T09:49:00Z"/>
              <w:rFonts w:ascii="Calibri" w:hAnsi="Calibri" w:cs="Calibri"/>
              <w:lang w:val="en-CA"/>
            </w:rPr>
          </w:rPrChange>
        </w:rPr>
      </w:pPr>
      <w:ins w:id="566" w:author="Reza Rajan" w:date="2020-03-13T09:49:00Z">
        <w:r w:rsidRPr="007A1196">
          <w:rPr>
            <w:rFonts w:ascii="Calibri" w:hAnsi="Calibri" w:cs="Calibri"/>
            <w:sz w:val="23"/>
            <w:szCs w:val="23"/>
            <w:lang w:val="en-CA"/>
            <w:rPrChange w:id="567" w:author="Reza Rajan" w:date="2020-03-13T11:13:00Z">
              <w:rPr>
                <w:rFonts w:ascii="Calibri" w:hAnsi="Calibri" w:cs="Calibri"/>
                <w:lang w:val="en-CA"/>
              </w:rPr>
            </w:rPrChange>
          </w:rPr>
          <w:t xml:space="preserve">The results of the mapping </w:t>
        </w:r>
      </w:ins>
      <w:ins w:id="568" w:author="Reza Rajan" w:date="2020-03-13T10:20:00Z">
        <w:r w:rsidR="009D2191" w:rsidRPr="007A1196">
          <w:rPr>
            <w:rFonts w:ascii="Calibri" w:hAnsi="Calibri" w:cs="Calibri"/>
            <w:sz w:val="23"/>
            <w:szCs w:val="23"/>
            <w:lang w:val="en-CA"/>
            <w:rPrChange w:id="569" w:author="Reza Rajan" w:date="2020-03-13T11:13:00Z">
              <w:rPr>
                <w:rFonts w:ascii="Calibri" w:hAnsi="Calibri" w:cs="Calibri"/>
                <w:sz w:val="23"/>
                <w:szCs w:val="23"/>
                <w:lang w:val="en-CA"/>
              </w:rPr>
            </w:rPrChange>
          </w:rPr>
          <w:t xml:space="preserve">in the live system </w:t>
        </w:r>
      </w:ins>
      <w:ins w:id="570" w:author="Reza Rajan" w:date="2020-03-13T09:49:00Z">
        <w:r w:rsidRPr="007A1196">
          <w:rPr>
            <w:rFonts w:ascii="Calibri" w:hAnsi="Calibri" w:cs="Calibri"/>
            <w:sz w:val="23"/>
            <w:szCs w:val="23"/>
            <w:lang w:val="en-CA"/>
            <w:rPrChange w:id="571" w:author="Reza Rajan" w:date="2020-03-13T11:13:00Z">
              <w:rPr>
                <w:rFonts w:ascii="Calibri" w:hAnsi="Calibri" w:cs="Calibri"/>
                <w:lang w:val="en-CA"/>
              </w:rPr>
            </w:rPrChange>
          </w:rPr>
          <w:t>are shown in three phases:</w:t>
        </w:r>
      </w:ins>
    </w:p>
    <w:p w14:paraId="180F2E54" w14:textId="77777777" w:rsidR="00E825BD" w:rsidRPr="007A1196" w:rsidRDefault="00E825BD" w:rsidP="00E825BD">
      <w:pPr>
        <w:jc w:val="both"/>
        <w:rPr>
          <w:ins w:id="572" w:author="Reza Rajan" w:date="2020-03-13T09:49:00Z"/>
          <w:rFonts w:ascii="Calibri" w:hAnsi="Calibri" w:cs="Calibri"/>
          <w:lang w:val="en-CA"/>
          <w:rPrChange w:id="573" w:author="Reza Rajan" w:date="2020-03-13T11:13:00Z">
            <w:rPr>
              <w:ins w:id="574" w:author="Reza Rajan" w:date="2020-03-13T09:49:00Z"/>
              <w:rFonts w:ascii="Calibri" w:hAnsi="Calibri" w:cs="Calibri"/>
              <w:lang w:val="en-CA"/>
            </w:rPr>
          </w:rPrChange>
        </w:rPr>
      </w:pPr>
    </w:p>
    <w:p w14:paraId="197110B4" w14:textId="77777777" w:rsidR="00E825BD" w:rsidRPr="007A1196" w:rsidRDefault="00E825BD" w:rsidP="00E825BD">
      <w:pPr>
        <w:keepNext/>
        <w:spacing w:line="276" w:lineRule="auto"/>
        <w:jc w:val="center"/>
        <w:rPr>
          <w:ins w:id="575" w:author="Reza Rajan" w:date="2020-03-13T09:49:00Z"/>
          <w:rFonts w:ascii="Calibri" w:hAnsi="Calibri" w:cs="Calibri"/>
          <w:rPrChange w:id="576" w:author="Reza Rajan" w:date="2020-03-13T11:13:00Z">
            <w:rPr>
              <w:ins w:id="577" w:author="Reza Rajan" w:date="2020-03-13T09:49:00Z"/>
              <w:rFonts w:ascii="Calibri" w:hAnsi="Calibri" w:cs="Calibri"/>
            </w:rPr>
          </w:rPrChange>
        </w:rPr>
      </w:pPr>
      <w:ins w:id="578" w:author="Reza Rajan" w:date="2020-03-13T09:49:00Z">
        <w:r w:rsidRPr="007A1196">
          <w:rPr>
            <w:rFonts w:ascii="Calibri" w:hAnsi="Calibri" w:cs="Calibri"/>
            <w:noProof/>
            <w:lang w:val="en-CA"/>
            <w:rPrChange w:id="579" w:author="Reza Rajan" w:date="2020-03-13T11:13:00Z">
              <w:rPr>
                <w:rFonts w:ascii="Calibri" w:hAnsi="Calibri" w:cs="Calibri"/>
                <w:noProof/>
                <w:lang w:val="en-CA"/>
              </w:rPr>
            </w:rPrChange>
          </w:rPr>
          <w:drawing>
            <wp:inline distT="0" distB="0" distL="0" distR="0" wp14:anchorId="19C4F387" wp14:editId="33BF428F">
              <wp:extent cx="2104957" cy="1909187"/>
              <wp:effectExtent l="0" t="0" r="3810" b="0"/>
              <wp:docPr id="6" name="Picture 6" descr="A picture containing flying, aircraf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gm"/>
                      <pic:cNvPicPr/>
                    </pic:nvPicPr>
                    <pic:blipFill rotWithShape="1">
                      <a:blip r:embed="rId15">
                        <a:extLst>
                          <a:ext uri="{28A0092B-C50C-407E-A947-70E740481C1C}">
                            <a14:useLocalDpi xmlns:a14="http://schemas.microsoft.com/office/drawing/2010/main" val="0"/>
                          </a:ext>
                        </a:extLst>
                      </a:blip>
                      <a:srcRect l="39601" t="28458" r="4751" b="21070"/>
                      <a:stretch/>
                    </pic:blipFill>
                    <pic:spPr bwMode="auto">
                      <a:xfrm>
                        <a:off x="0" y="0"/>
                        <a:ext cx="2141507" cy="1942338"/>
                      </a:xfrm>
                      <a:prstGeom prst="rect">
                        <a:avLst/>
                      </a:prstGeom>
                      <a:ln>
                        <a:noFill/>
                      </a:ln>
                      <a:extLst>
                        <a:ext uri="{53640926-AAD7-44D8-BBD7-CCE9431645EC}">
                          <a14:shadowObscured xmlns:a14="http://schemas.microsoft.com/office/drawing/2010/main"/>
                        </a:ext>
                      </a:extLst>
                    </pic:spPr>
                  </pic:pic>
                </a:graphicData>
              </a:graphic>
            </wp:inline>
          </w:drawing>
        </w:r>
      </w:ins>
    </w:p>
    <w:p w14:paraId="219A881C" w14:textId="2933DBDD" w:rsidR="00E825BD" w:rsidRPr="007A1196" w:rsidRDefault="00E825BD" w:rsidP="00E825BD">
      <w:pPr>
        <w:pStyle w:val="Caption"/>
        <w:spacing w:line="276" w:lineRule="auto"/>
        <w:jc w:val="center"/>
        <w:rPr>
          <w:ins w:id="580" w:author="Reza Rajan" w:date="2020-03-13T09:49:00Z"/>
          <w:rFonts w:ascii="Calibri" w:hAnsi="Calibri" w:cs="Calibri"/>
          <w:rPrChange w:id="581" w:author="Reza Rajan" w:date="2020-03-13T11:13:00Z">
            <w:rPr>
              <w:ins w:id="582" w:author="Reza Rajan" w:date="2020-03-13T09:49:00Z"/>
              <w:rFonts w:ascii="Calibri" w:hAnsi="Calibri" w:cs="Calibri"/>
            </w:rPr>
          </w:rPrChange>
        </w:rPr>
      </w:pPr>
      <w:ins w:id="583" w:author="Reza Rajan" w:date="2020-03-13T09:49:00Z">
        <w:r w:rsidRPr="007A1196">
          <w:rPr>
            <w:rFonts w:ascii="Calibri" w:hAnsi="Calibri" w:cs="Calibri"/>
            <w:rPrChange w:id="584" w:author="Reza Rajan" w:date="2020-03-13T11:13:00Z">
              <w:rPr>
                <w:rFonts w:ascii="Calibri" w:hAnsi="Calibri" w:cs="Calibri"/>
              </w:rPr>
            </w:rPrChange>
          </w:rPr>
          <w:t xml:space="preserve">Figure </w:t>
        </w:r>
        <w:r w:rsidRPr="007A1196">
          <w:rPr>
            <w:rFonts w:ascii="Calibri" w:hAnsi="Calibri" w:cs="Calibri"/>
            <w:rPrChange w:id="585" w:author="Reza Rajan" w:date="2020-03-13T11:13:00Z">
              <w:rPr>
                <w:rFonts w:ascii="Calibri" w:hAnsi="Calibri" w:cs="Calibri"/>
              </w:rPr>
            </w:rPrChange>
          </w:rPr>
          <w:fldChar w:fldCharType="begin"/>
        </w:r>
        <w:r w:rsidRPr="007A1196">
          <w:rPr>
            <w:rFonts w:ascii="Calibri" w:hAnsi="Calibri" w:cs="Calibri"/>
            <w:rPrChange w:id="586" w:author="Reza Rajan" w:date="2020-03-13T11:13:00Z">
              <w:rPr>
                <w:rFonts w:ascii="Calibri" w:hAnsi="Calibri" w:cs="Calibri"/>
              </w:rPr>
            </w:rPrChange>
          </w:rPr>
          <w:instrText xml:space="preserve"> SEQ Figure \* ARABIC </w:instrText>
        </w:r>
        <w:r w:rsidRPr="007A1196">
          <w:rPr>
            <w:rFonts w:ascii="Calibri" w:hAnsi="Calibri" w:cs="Calibri"/>
            <w:rPrChange w:id="587" w:author="Reza Rajan" w:date="2020-03-13T11:13:00Z">
              <w:rPr>
                <w:rFonts w:ascii="Calibri" w:hAnsi="Calibri" w:cs="Calibri"/>
              </w:rPr>
            </w:rPrChange>
          </w:rPr>
          <w:fldChar w:fldCharType="separate"/>
        </w:r>
      </w:ins>
      <w:r w:rsidR="000E03EA" w:rsidRPr="007A1196">
        <w:rPr>
          <w:rFonts w:ascii="Calibri" w:hAnsi="Calibri" w:cs="Calibri"/>
          <w:noProof/>
          <w:rPrChange w:id="588" w:author="Reza Rajan" w:date="2020-03-13T11:13:00Z">
            <w:rPr>
              <w:rFonts w:ascii="Calibri" w:hAnsi="Calibri" w:cs="Calibri"/>
              <w:noProof/>
            </w:rPr>
          </w:rPrChange>
        </w:rPr>
        <w:t>3</w:t>
      </w:r>
      <w:ins w:id="589" w:author="Reza Rajan" w:date="2020-03-13T09:49:00Z">
        <w:r w:rsidRPr="007A1196">
          <w:rPr>
            <w:rFonts w:ascii="Calibri" w:hAnsi="Calibri" w:cs="Calibri"/>
            <w:rPrChange w:id="590" w:author="Reza Rajan" w:date="2020-03-13T11:13:00Z">
              <w:rPr>
                <w:rFonts w:ascii="Calibri" w:hAnsi="Calibri" w:cs="Calibri"/>
              </w:rPr>
            </w:rPrChange>
          </w:rPr>
          <w:fldChar w:fldCharType="end"/>
        </w:r>
        <w:r w:rsidRPr="007A1196">
          <w:rPr>
            <w:rFonts w:ascii="Calibri" w:hAnsi="Calibri" w:cs="Calibri"/>
            <w:lang w:val="en-US"/>
            <w:rPrChange w:id="591" w:author="Reza Rajan" w:date="2020-03-13T11:13:00Z">
              <w:rPr>
                <w:rFonts w:ascii="Calibri" w:hAnsi="Calibri" w:cs="Calibri"/>
                <w:lang w:val="en-US"/>
              </w:rPr>
            </w:rPrChange>
          </w:rPr>
          <w:t xml:space="preserve"> - Initial Mapping Stage (1/3)</w:t>
        </w:r>
      </w:ins>
    </w:p>
    <w:p w14:paraId="40644EEC" w14:textId="77777777" w:rsidR="00E825BD" w:rsidRPr="007A1196" w:rsidRDefault="00E825BD" w:rsidP="00E825BD">
      <w:pPr>
        <w:keepNext/>
        <w:spacing w:line="276" w:lineRule="auto"/>
        <w:jc w:val="center"/>
        <w:rPr>
          <w:ins w:id="592" w:author="Reza Rajan" w:date="2020-03-13T09:49:00Z"/>
          <w:rFonts w:ascii="Calibri" w:hAnsi="Calibri" w:cs="Calibri"/>
          <w:rPrChange w:id="593" w:author="Reza Rajan" w:date="2020-03-13T11:13:00Z">
            <w:rPr>
              <w:ins w:id="594" w:author="Reza Rajan" w:date="2020-03-13T09:49:00Z"/>
              <w:rFonts w:ascii="Calibri" w:hAnsi="Calibri" w:cs="Calibri"/>
            </w:rPr>
          </w:rPrChange>
        </w:rPr>
      </w:pPr>
      <w:ins w:id="595" w:author="Reza Rajan" w:date="2020-03-13T09:49:00Z">
        <w:r w:rsidRPr="007A1196">
          <w:rPr>
            <w:rFonts w:ascii="Calibri" w:hAnsi="Calibri" w:cs="Calibri"/>
            <w:noProof/>
            <w:lang w:val="en-CA"/>
            <w:rPrChange w:id="596" w:author="Reza Rajan" w:date="2020-03-13T11:13:00Z">
              <w:rPr>
                <w:rFonts w:ascii="Calibri" w:hAnsi="Calibri" w:cs="Calibri"/>
                <w:noProof/>
                <w:lang w:val="en-CA"/>
              </w:rPr>
            </w:rPrChange>
          </w:rPr>
          <w:drawing>
            <wp:inline distT="0" distB="0" distL="0" distR="0" wp14:anchorId="4B692A7C" wp14:editId="1C8FBC47">
              <wp:extent cx="2080009" cy="2080009"/>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pgm"/>
                      <pic:cNvPicPr/>
                    </pic:nvPicPr>
                    <pic:blipFill rotWithShape="1">
                      <a:blip r:embed="rId16">
                        <a:extLst>
                          <a:ext uri="{28A0092B-C50C-407E-A947-70E740481C1C}">
                            <a14:useLocalDpi xmlns:a14="http://schemas.microsoft.com/office/drawing/2010/main" val="0"/>
                          </a:ext>
                        </a:extLst>
                      </a:blip>
                      <a:srcRect l="43689" t="26442" r="1" b="17248"/>
                      <a:stretch/>
                    </pic:blipFill>
                    <pic:spPr bwMode="auto">
                      <a:xfrm>
                        <a:off x="0" y="0"/>
                        <a:ext cx="2107884" cy="2107884"/>
                      </a:xfrm>
                      <a:prstGeom prst="rect">
                        <a:avLst/>
                      </a:prstGeom>
                      <a:ln>
                        <a:noFill/>
                      </a:ln>
                      <a:extLst>
                        <a:ext uri="{53640926-AAD7-44D8-BBD7-CCE9431645EC}">
                          <a14:shadowObscured xmlns:a14="http://schemas.microsoft.com/office/drawing/2010/main"/>
                        </a:ext>
                      </a:extLst>
                    </pic:spPr>
                  </pic:pic>
                </a:graphicData>
              </a:graphic>
            </wp:inline>
          </w:drawing>
        </w:r>
      </w:ins>
    </w:p>
    <w:p w14:paraId="633488C7" w14:textId="3CA818B8" w:rsidR="00E825BD" w:rsidRPr="007A1196" w:rsidRDefault="00E825BD" w:rsidP="00E825BD">
      <w:pPr>
        <w:pStyle w:val="Caption"/>
        <w:spacing w:line="276" w:lineRule="auto"/>
        <w:jc w:val="center"/>
        <w:rPr>
          <w:ins w:id="597" w:author="Reza Rajan" w:date="2020-03-13T09:49:00Z"/>
          <w:rFonts w:ascii="Calibri" w:hAnsi="Calibri" w:cs="Calibri"/>
          <w:lang w:val="en-CA"/>
          <w:rPrChange w:id="598" w:author="Reza Rajan" w:date="2020-03-13T11:13:00Z">
            <w:rPr>
              <w:ins w:id="599" w:author="Reza Rajan" w:date="2020-03-13T09:49:00Z"/>
              <w:rFonts w:ascii="Calibri" w:hAnsi="Calibri" w:cs="Calibri"/>
              <w:lang w:val="en-CA"/>
            </w:rPr>
          </w:rPrChange>
        </w:rPr>
      </w:pPr>
      <w:ins w:id="600" w:author="Reza Rajan" w:date="2020-03-13T09:49:00Z">
        <w:r w:rsidRPr="007A1196">
          <w:rPr>
            <w:rFonts w:ascii="Calibri" w:hAnsi="Calibri" w:cs="Calibri"/>
            <w:rPrChange w:id="601" w:author="Reza Rajan" w:date="2020-03-13T11:13:00Z">
              <w:rPr>
                <w:rFonts w:ascii="Calibri" w:hAnsi="Calibri" w:cs="Calibri"/>
              </w:rPr>
            </w:rPrChange>
          </w:rPr>
          <w:t xml:space="preserve">Figure </w:t>
        </w:r>
        <w:r w:rsidRPr="007A1196">
          <w:rPr>
            <w:rFonts w:ascii="Calibri" w:hAnsi="Calibri" w:cs="Calibri"/>
            <w:rPrChange w:id="602" w:author="Reza Rajan" w:date="2020-03-13T11:13:00Z">
              <w:rPr>
                <w:rFonts w:ascii="Calibri" w:hAnsi="Calibri" w:cs="Calibri"/>
              </w:rPr>
            </w:rPrChange>
          </w:rPr>
          <w:fldChar w:fldCharType="begin"/>
        </w:r>
        <w:r w:rsidRPr="007A1196">
          <w:rPr>
            <w:rFonts w:ascii="Calibri" w:hAnsi="Calibri" w:cs="Calibri"/>
            <w:rPrChange w:id="603" w:author="Reza Rajan" w:date="2020-03-13T11:13:00Z">
              <w:rPr>
                <w:rFonts w:ascii="Calibri" w:hAnsi="Calibri" w:cs="Calibri"/>
              </w:rPr>
            </w:rPrChange>
          </w:rPr>
          <w:instrText xml:space="preserve"> SEQ Figure \* ARABIC </w:instrText>
        </w:r>
        <w:r w:rsidRPr="007A1196">
          <w:rPr>
            <w:rFonts w:ascii="Calibri" w:hAnsi="Calibri" w:cs="Calibri"/>
            <w:rPrChange w:id="604" w:author="Reza Rajan" w:date="2020-03-13T11:13:00Z">
              <w:rPr>
                <w:rFonts w:ascii="Calibri" w:hAnsi="Calibri" w:cs="Calibri"/>
              </w:rPr>
            </w:rPrChange>
          </w:rPr>
          <w:fldChar w:fldCharType="separate"/>
        </w:r>
      </w:ins>
      <w:r w:rsidR="000E03EA" w:rsidRPr="007A1196">
        <w:rPr>
          <w:rFonts w:ascii="Calibri" w:hAnsi="Calibri" w:cs="Calibri"/>
          <w:noProof/>
          <w:rPrChange w:id="605" w:author="Reza Rajan" w:date="2020-03-13T11:13:00Z">
            <w:rPr>
              <w:rFonts w:ascii="Calibri" w:hAnsi="Calibri" w:cs="Calibri"/>
              <w:noProof/>
            </w:rPr>
          </w:rPrChange>
        </w:rPr>
        <w:t>4</w:t>
      </w:r>
      <w:ins w:id="606" w:author="Reza Rajan" w:date="2020-03-13T09:49:00Z">
        <w:r w:rsidRPr="007A1196">
          <w:rPr>
            <w:rFonts w:ascii="Calibri" w:hAnsi="Calibri" w:cs="Calibri"/>
            <w:rPrChange w:id="607" w:author="Reza Rajan" w:date="2020-03-13T11:13:00Z">
              <w:rPr>
                <w:rFonts w:ascii="Calibri" w:hAnsi="Calibri" w:cs="Calibri"/>
              </w:rPr>
            </w:rPrChange>
          </w:rPr>
          <w:fldChar w:fldCharType="end"/>
        </w:r>
        <w:r w:rsidRPr="007A1196">
          <w:rPr>
            <w:rFonts w:ascii="Calibri" w:hAnsi="Calibri" w:cs="Calibri"/>
            <w:lang w:val="en-US"/>
            <w:rPrChange w:id="608" w:author="Reza Rajan" w:date="2020-03-13T11:13:00Z">
              <w:rPr>
                <w:rFonts w:ascii="Calibri" w:hAnsi="Calibri" w:cs="Calibri"/>
                <w:lang w:val="en-US"/>
              </w:rPr>
            </w:rPrChange>
          </w:rPr>
          <w:t xml:space="preserve"> - Second Mapping Stage (2/3)</w:t>
        </w:r>
      </w:ins>
    </w:p>
    <w:p w14:paraId="71701A59" w14:textId="77777777" w:rsidR="00E825BD" w:rsidRPr="007A1196" w:rsidRDefault="00E825BD" w:rsidP="00E825BD">
      <w:pPr>
        <w:keepNext/>
        <w:spacing w:line="276" w:lineRule="auto"/>
        <w:jc w:val="center"/>
        <w:rPr>
          <w:ins w:id="609" w:author="Reza Rajan" w:date="2020-03-13T09:49:00Z"/>
          <w:rFonts w:ascii="Calibri" w:hAnsi="Calibri" w:cs="Calibri"/>
          <w:rPrChange w:id="610" w:author="Reza Rajan" w:date="2020-03-13T11:13:00Z">
            <w:rPr>
              <w:ins w:id="611" w:author="Reza Rajan" w:date="2020-03-13T09:49:00Z"/>
              <w:rFonts w:ascii="Calibri" w:hAnsi="Calibri" w:cs="Calibri"/>
            </w:rPr>
          </w:rPrChange>
        </w:rPr>
      </w:pPr>
      <w:ins w:id="612" w:author="Reza Rajan" w:date="2020-03-13T09:49:00Z">
        <w:r w:rsidRPr="007A1196">
          <w:rPr>
            <w:rFonts w:ascii="Calibri" w:hAnsi="Calibri" w:cs="Calibri"/>
            <w:noProof/>
            <w:lang w:val="en-CA"/>
            <w:rPrChange w:id="613" w:author="Reza Rajan" w:date="2020-03-13T11:13:00Z">
              <w:rPr>
                <w:rFonts w:ascii="Calibri" w:hAnsi="Calibri" w:cs="Calibri"/>
                <w:noProof/>
                <w:lang w:val="en-CA"/>
              </w:rPr>
            </w:rPrChange>
          </w:rPr>
          <w:drawing>
            <wp:inline distT="0" distB="0" distL="0" distR="0" wp14:anchorId="5136B27A" wp14:editId="3A69E57C">
              <wp:extent cx="2059912" cy="2059912"/>
              <wp:effectExtent l="0" t="0" r="0" b="0"/>
              <wp:docPr id="9" name="Picture 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pgm"/>
                      <pic:cNvPicPr/>
                    </pic:nvPicPr>
                    <pic:blipFill rotWithShape="1">
                      <a:blip r:embed="rId17">
                        <a:extLst>
                          <a:ext uri="{28A0092B-C50C-407E-A947-70E740481C1C}">
                            <a14:useLocalDpi xmlns:a14="http://schemas.microsoft.com/office/drawing/2010/main" val="0"/>
                          </a:ext>
                        </a:extLst>
                      </a:blip>
                      <a:srcRect t="20930" r="42290" b="21360"/>
                      <a:stretch/>
                    </pic:blipFill>
                    <pic:spPr bwMode="auto">
                      <a:xfrm rot="10800000">
                        <a:off x="0" y="0"/>
                        <a:ext cx="2089723" cy="2089723"/>
                      </a:xfrm>
                      <a:prstGeom prst="rect">
                        <a:avLst/>
                      </a:prstGeom>
                      <a:ln>
                        <a:noFill/>
                      </a:ln>
                      <a:extLst>
                        <a:ext uri="{53640926-AAD7-44D8-BBD7-CCE9431645EC}">
                          <a14:shadowObscured xmlns:a14="http://schemas.microsoft.com/office/drawing/2010/main"/>
                        </a:ext>
                      </a:extLst>
                    </pic:spPr>
                  </pic:pic>
                </a:graphicData>
              </a:graphic>
            </wp:inline>
          </w:drawing>
        </w:r>
      </w:ins>
    </w:p>
    <w:p w14:paraId="74AFC349" w14:textId="35E02891" w:rsidR="00E825BD" w:rsidRPr="007A1196" w:rsidRDefault="00E825BD" w:rsidP="00E825BD">
      <w:pPr>
        <w:pStyle w:val="Caption"/>
        <w:spacing w:line="276" w:lineRule="auto"/>
        <w:jc w:val="center"/>
        <w:rPr>
          <w:ins w:id="614" w:author="Reza Rajan" w:date="2020-03-13T09:49:00Z"/>
          <w:rFonts w:ascii="Calibri" w:hAnsi="Calibri" w:cs="Calibri"/>
          <w:rPrChange w:id="615" w:author="Reza Rajan" w:date="2020-03-13T11:13:00Z">
            <w:rPr>
              <w:ins w:id="616" w:author="Reza Rajan" w:date="2020-03-13T09:49:00Z"/>
              <w:rFonts w:ascii="Calibri" w:hAnsi="Calibri" w:cs="Calibri"/>
            </w:rPr>
          </w:rPrChange>
        </w:rPr>
      </w:pPr>
      <w:bookmarkStart w:id="617" w:name="_Ref34986221"/>
      <w:ins w:id="618" w:author="Reza Rajan" w:date="2020-03-13T09:49:00Z">
        <w:r w:rsidRPr="007A1196">
          <w:rPr>
            <w:rFonts w:ascii="Calibri" w:hAnsi="Calibri" w:cs="Calibri"/>
            <w:rPrChange w:id="619" w:author="Reza Rajan" w:date="2020-03-13T11:13:00Z">
              <w:rPr>
                <w:rFonts w:ascii="Calibri" w:hAnsi="Calibri" w:cs="Calibri"/>
              </w:rPr>
            </w:rPrChange>
          </w:rPr>
          <w:t xml:space="preserve">Figure </w:t>
        </w:r>
        <w:r w:rsidRPr="007A1196">
          <w:rPr>
            <w:rFonts w:ascii="Calibri" w:hAnsi="Calibri" w:cs="Calibri"/>
            <w:rPrChange w:id="620" w:author="Reza Rajan" w:date="2020-03-13T11:13:00Z">
              <w:rPr>
                <w:rFonts w:ascii="Calibri" w:hAnsi="Calibri" w:cs="Calibri"/>
              </w:rPr>
            </w:rPrChange>
          </w:rPr>
          <w:fldChar w:fldCharType="begin"/>
        </w:r>
        <w:r w:rsidRPr="007A1196">
          <w:rPr>
            <w:rFonts w:ascii="Calibri" w:hAnsi="Calibri" w:cs="Calibri"/>
            <w:rPrChange w:id="621" w:author="Reza Rajan" w:date="2020-03-13T11:13:00Z">
              <w:rPr>
                <w:rFonts w:ascii="Calibri" w:hAnsi="Calibri" w:cs="Calibri"/>
              </w:rPr>
            </w:rPrChange>
          </w:rPr>
          <w:instrText xml:space="preserve"> SEQ Figure \* ARABIC </w:instrText>
        </w:r>
        <w:r w:rsidRPr="007A1196">
          <w:rPr>
            <w:rFonts w:ascii="Calibri" w:hAnsi="Calibri" w:cs="Calibri"/>
            <w:rPrChange w:id="622" w:author="Reza Rajan" w:date="2020-03-13T11:13:00Z">
              <w:rPr>
                <w:rFonts w:ascii="Calibri" w:hAnsi="Calibri" w:cs="Calibri"/>
              </w:rPr>
            </w:rPrChange>
          </w:rPr>
          <w:fldChar w:fldCharType="separate"/>
        </w:r>
      </w:ins>
      <w:r w:rsidR="000E03EA" w:rsidRPr="007A1196">
        <w:rPr>
          <w:rFonts w:ascii="Calibri" w:hAnsi="Calibri" w:cs="Calibri"/>
          <w:noProof/>
          <w:rPrChange w:id="623" w:author="Reza Rajan" w:date="2020-03-13T11:13:00Z">
            <w:rPr>
              <w:rFonts w:ascii="Calibri" w:hAnsi="Calibri" w:cs="Calibri"/>
              <w:noProof/>
            </w:rPr>
          </w:rPrChange>
        </w:rPr>
        <w:t>5</w:t>
      </w:r>
      <w:ins w:id="624" w:author="Reza Rajan" w:date="2020-03-13T09:49:00Z">
        <w:r w:rsidRPr="007A1196">
          <w:rPr>
            <w:rFonts w:ascii="Calibri" w:hAnsi="Calibri" w:cs="Calibri"/>
            <w:rPrChange w:id="625" w:author="Reza Rajan" w:date="2020-03-13T11:13:00Z">
              <w:rPr>
                <w:rFonts w:ascii="Calibri" w:hAnsi="Calibri" w:cs="Calibri"/>
              </w:rPr>
            </w:rPrChange>
          </w:rPr>
          <w:fldChar w:fldCharType="end"/>
        </w:r>
        <w:bookmarkEnd w:id="617"/>
        <w:r w:rsidRPr="007A1196">
          <w:rPr>
            <w:rFonts w:ascii="Calibri" w:hAnsi="Calibri" w:cs="Calibri"/>
            <w:lang w:val="en-US"/>
            <w:rPrChange w:id="626" w:author="Reza Rajan" w:date="2020-03-13T11:13:00Z">
              <w:rPr>
                <w:rFonts w:ascii="Calibri" w:hAnsi="Calibri" w:cs="Calibri"/>
                <w:lang w:val="en-US"/>
              </w:rPr>
            </w:rPrChange>
          </w:rPr>
          <w:t xml:space="preserve"> - Final Mapping Stage (3/3)</w:t>
        </w:r>
      </w:ins>
    </w:p>
    <w:p w14:paraId="15E3CA92" w14:textId="77777777" w:rsidR="00E825BD" w:rsidRPr="007A1196" w:rsidRDefault="00E825BD" w:rsidP="00E825BD">
      <w:pPr>
        <w:keepNext/>
        <w:spacing w:line="276" w:lineRule="auto"/>
        <w:jc w:val="center"/>
        <w:rPr>
          <w:ins w:id="627" w:author="Reza Rajan" w:date="2020-03-13T09:49:00Z"/>
          <w:rFonts w:ascii="Calibri" w:hAnsi="Calibri" w:cs="Calibri"/>
          <w:rPrChange w:id="628" w:author="Reza Rajan" w:date="2020-03-13T11:13:00Z">
            <w:rPr>
              <w:ins w:id="629" w:author="Reza Rajan" w:date="2020-03-13T09:49:00Z"/>
              <w:rFonts w:ascii="Calibri" w:hAnsi="Calibri" w:cs="Calibri"/>
            </w:rPr>
          </w:rPrChange>
        </w:rPr>
      </w:pPr>
      <w:ins w:id="630" w:author="Reza Rajan" w:date="2020-03-13T09:49:00Z">
        <w:r w:rsidRPr="007A1196">
          <w:rPr>
            <w:rFonts w:ascii="Calibri" w:hAnsi="Calibri" w:cs="Calibri"/>
            <w:noProof/>
            <w:rPrChange w:id="631" w:author="Reza Rajan" w:date="2020-03-13T11:13:00Z">
              <w:rPr>
                <w:rFonts w:ascii="Calibri" w:hAnsi="Calibri" w:cs="Calibri"/>
                <w:noProof/>
              </w:rPr>
            </w:rPrChange>
          </w:rPr>
          <w:drawing>
            <wp:inline distT="0" distB="0" distL="0" distR="0" wp14:anchorId="0B95A6DC" wp14:editId="072EED1D">
              <wp:extent cx="2119595" cy="2114573"/>
              <wp:effectExtent l="0" t="0" r="1905" b="0"/>
              <wp:docPr id="13" name="Picture 13" descr="A picture containing indoor,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rilResult_screenshot_28.02.2020.png"/>
                      <pic:cNvPicPr/>
                    </pic:nvPicPr>
                    <pic:blipFill rotWithShape="1">
                      <a:blip r:embed="rId18" cstate="print">
                        <a:extLst>
                          <a:ext uri="{28A0092B-C50C-407E-A947-70E740481C1C}">
                            <a14:useLocalDpi xmlns:a14="http://schemas.microsoft.com/office/drawing/2010/main" val="0"/>
                          </a:ext>
                        </a:extLst>
                      </a:blip>
                      <a:srcRect l="16131"/>
                      <a:stretch/>
                    </pic:blipFill>
                    <pic:spPr bwMode="auto">
                      <a:xfrm>
                        <a:off x="0" y="0"/>
                        <a:ext cx="2139813" cy="2134743"/>
                      </a:xfrm>
                      <a:prstGeom prst="rect">
                        <a:avLst/>
                      </a:prstGeom>
                      <a:ln>
                        <a:noFill/>
                      </a:ln>
                      <a:extLst>
                        <a:ext uri="{53640926-AAD7-44D8-BBD7-CCE9431645EC}">
                          <a14:shadowObscured xmlns:a14="http://schemas.microsoft.com/office/drawing/2010/main"/>
                        </a:ext>
                      </a:extLst>
                    </pic:spPr>
                  </pic:pic>
                </a:graphicData>
              </a:graphic>
            </wp:inline>
          </w:drawing>
        </w:r>
      </w:ins>
    </w:p>
    <w:p w14:paraId="5EDF110A" w14:textId="0FB298A2" w:rsidR="00E825BD" w:rsidRPr="007A1196" w:rsidRDefault="00E825BD" w:rsidP="00E825BD">
      <w:pPr>
        <w:pStyle w:val="Caption"/>
        <w:spacing w:line="276" w:lineRule="auto"/>
        <w:jc w:val="center"/>
        <w:rPr>
          <w:ins w:id="632" w:author="Reza Rajan" w:date="2020-03-13T09:49:00Z"/>
          <w:rFonts w:ascii="Calibri" w:hAnsi="Calibri" w:cs="Calibri"/>
          <w:lang w:val="en-CA"/>
          <w:rPrChange w:id="633" w:author="Reza Rajan" w:date="2020-03-13T11:13:00Z">
            <w:rPr>
              <w:ins w:id="634" w:author="Reza Rajan" w:date="2020-03-13T09:49:00Z"/>
              <w:rFonts w:ascii="Calibri" w:hAnsi="Calibri" w:cs="Calibri"/>
              <w:lang w:val="en-CA"/>
            </w:rPr>
          </w:rPrChange>
        </w:rPr>
      </w:pPr>
      <w:ins w:id="635" w:author="Reza Rajan" w:date="2020-03-13T09:49:00Z">
        <w:r w:rsidRPr="007A1196">
          <w:rPr>
            <w:rFonts w:ascii="Calibri" w:hAnsi="Calibri" w:cs="Calibri"/>
            <w:rPrChange w:id="636" w:author="Reza Rajan" w:date="2020-03-13T11:13:00Z">
              <w:rPr>
                <w:rFonts w:ascii="Calibri" w:hAnsi="Calibri" w:cs="Calibri"/>
              </w:rPr>
            </w:rPrChange>
          </w:rPr>
          <w:t xml:space="preserve">Figure </w:t>
        </w:r>
        <w:r w:rsidRPr="007A1196">
          <w:rPr>
            <w:rFonts w:ascii="Calibri" w:hAnsi="Calibri" w:cs="Calibri"/>
            <w:rPrChange w:id="637" w:author="Reza Rajan" w:date="2020-03-13T11:13:00Z">
              <w:rPr>
                <w:rFonts w:ascii="Calibri" w:hAnsi="Calibri" w:cs="Calibri"/>
              </w:rPr>
            </w:rPrChange>
          </w:rPr>
          <w:fldChar w:fldCharType="begin"/>
        </w:r>
        <w:r w:rsidRPr="007A1196">
          <w:rPr>
            <w:rFonts w:ascii="Calibri" w:hAnsi="Calibri" w:cs="Calibri"/>
            <w:rPrChange w:id="638" w:author="Reza Rajan" w:date="2020-03-13T11:13:00Z">
              <w:rPr>
                <w:rFonts w:ascii="Calibri" w:hAnsi="Calibri" w:cs="Calibri"/>
              </w:rPr>
            </w:rPrChange>
          </w:rPr>
          <w:instrText xml:space="preserve"> SEQ Figure \* ARABIC </w:instrText>
        </w:r>
        <w:r w:rsidRPr="007A1196">
          <w:rPr>
            <w:rFonts w:ascii="Calibri" w:hAnsi="Calibri" w:cs="Calibri"/>
            <w:rPrChange w:id="639" w:author="Reza Rajan" w:date="2020-03-13T11:13:00Z">
              <w:rPr>
                <w:rFonts w:ascii="Calibri" w:hAnsi="Calibri" w:cs="Calibri"/>
              </w:rPr>
            </w:rPrChange>
          </w:rPr>
          <w:fldChar w:fldCharType="separate"/>
        </w:r>
      </w:ins>
      <w:r w:rsidR="000E03EA" w:rsidRPr="007A1196">
        <w:rPr>
          <w:rFonts w:ascii="Calibri" w:hAnsi="Calibri" w:cs="Calibri"/>
          <w:noProof/>
          <w:rPrChange w:id="640" w:author="Reza Rajan" w:date="2020-03-13T11:13:00Z">
            <w:rPr>
              <w:rFonts w:ascii="Calibri" w:hAnsi="Calibri" w:cs="Calibri"/>
              <w:noProof/>
            </w:rPr>
          </w:rPrChange>
        </w:rPr>
        <w:t>6</w:t>
      </w:r>
      <w:ins w:id="641" w:author="Reza Rajan" w:date="2020-03-13T09:49:00Z">
        <w:r w:rsidRPr="007A1196">
          <w:rPr>
            <w:rFonts w:ascii="Calibri" w:hAnsi="Calibri" w:cs="Calibri"/>
            <w:rPrChange w:id="642" w:author="Reza Rajan" w:date="2020-03-13T11:13:00Z">
              <w:rPr>
                <w:rFonts w:ascii="Calibri" w:hAnsi="Calibri" w:cs="Calibri"/>
              </w:rPr>
            </w:rPrChange>
          </w:rPr>
          <w:fldChar w:fldCharType="end"/>
        </w:r>
        <w:r w:rsidRPr="007A1196">
          <w:rPr>
            <w:rFonts w:ascii="Calibri" w:hAnsi="Calibri" w:cs="Calibri"/>
            <w:lang w:val="en-US"/>
            <w:rPrChange w:id="643" w:author="Reza Rajan" w:date="2020-03-13T11:13:00Z">
              <w:rPr>
                <w:rFonts w:ascii="Calibri" w:hAnsi="Calibri" w:cs="Calibri"/>
                <w:lang w:val="en-US"/>
              </w:rPr>
            </w:rPrChange>
          </w:rPr>
          <w:t xml:space="preserve"> - Mapping Location</w:t>
        </w:r>
      </w:ins>
    </w:p>
    <w:p w14:paraId="2E9D89D8" w14:textId="77777777" w:rsidR="00E825BD" w:rsidRPr="007A1196" w:rsidRDefault="00E825BD" w:rsidP="00E825BD">
      <w:pPr>
        <w:spacing w:line="276" w:lineRule="auto"/>
        <w:jc w:val="both"/>
        <w:rPr>
          <w:ins w:id="644" w:author="Reza Rajan" w:date="2020-03-13T09:49:00Z"/>
          <w:rFonts w:ascii="Calibri" w:hAnsi="Calibri" w:cs="Calibri"/>
          <w:lang w:val="en-CA"/>
          <w:rPrChange w:id="645" w:author="Reza Rajan" w:date="2020-03-13T11:13:00Z">
            <w:rPr>
              <w:ins w:id="646" w:author="Reza Rajan" w:date="2020-03-13T09:49:00Z"/>
              <w:rFonts w:ascii="Calibri" w:hAnsi="Calibri" w:cs="Calibri"/>
              <w:lang w:val="en-CA"/>
            </w:rPr>
          </w:rPrChange>
        </w:rPr>
      </w:pPr>
    </w:p>
    <w:p w14:paraId="4F7213F5" w14:textId="77777777" w:rsidR="00E825BD" w:rsidRPr="007A1196" w:rsidRDefault="00E825BD" w:rsidP="005D5383">
      <w:pPr>
        <w:keepNext/>
        <w:spacing w:line="276" w:lineRule="auto"/>
        <w:jc w:val="center"/>
        <w:rPr>
          <w:ins w:id="647" w:author="Reza Rajan" w:date="2020-03-13T09:49:00Z"/>
          <w:rFonts w:ascii="Calibri" w:hAnsi="Calibri" w:cs="Calibri"/>
          <w:rPrChange w:id="648" w:author="Reza Rajan" w:date="2020-03-13T11:13:00Z">
            <w:rPr>
              <w:ins w:id="649" w:author="Reza Rajan" w:date="2020-03-13T09:49:00Z"/>
              <w:rFonts w:ascii="Calibri" w:hAnsi="Calibri" w:cs="Calibri"/>
            </w:rPr>
          </w:rPrChange>
        </w:rPr>
        <w:pPrChange w:id="650" w:author="Reza Rajan" w:date="2020-03-13T09:50:00Z">
          <w:pPr>
            <w:keepNext/>
            <w:spacing w:line="276" w:lineRule="auto"/>
            <w:jc w:val="both"/>
          </w:pPr>
        </w:pPrChange>
      </w:pPr>
      <w:ins w:id="651" w:author="Reza Rajan" w:date="2020-03-13T09:49:00Z">
        <w:r w:rsidRPr="007A1196">
          <w:rPr>
            <w:rFonts w:ascii="Calibri" w:hAnsi="Calibri" w:cs="Calibri"/>
            <w:noProof/>
            <w:lang w:val="en-CA"/>
            <w:rPrChange w:id="652" w:author="Reza Rajan" w:date="2020-03-13T11:13:00Z">
              <w:rPr>
                <w:rFonts w:ascii="Calibri" w:hAnsi="Calibri" w:cs="Calibri"/>
                <w:noProof/>
                <w:lang w:val="en-CA"/>
              </w:rPr>
            </w:rPrChange>
          </w:rPr>
          <w:drawing>
            <wp:inline distT="0" distB="0" distL="0" distR="0" wp14:anchorId="2E4B24F0" wp14:editId="6EF57791">
              <wp:extent cx="2140298" cy="2140298"/>
              <wp:effectExtent l="0" t="0" r="6350" b="635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_2_sedra.pgm"/>
                      <pic:cNvPicPr/>
                    </pic:nvPicPr>
                    <pic:blipFill>
                      <a:blip r:embed="rId19">
                        <a:extLst>
                          <a:ext uri="{28A0092B-C50C-407E-A947-70E740481C1C}">
                            <a14:useLocalDpi xmlns:a14="http://schemas.microsoft.com/office/drawing/2010/main" val="0"/>
                          </a:ext>
                        </a:extLst>
                      </a:blip>
                      <a:stretch>
                        <a:fillRect/>
                      </a:stretch>
                    </pic:blipFill>
                    <pic:spPr>
                      <a:xfrm>
                        <a:off x="0" y="0"/>
                        <a:ext cx="2153057" cy="2153057"/>
                      </a:xfrm>
                      <a:prstGeom prst="rect">
                        <a:avLst/>
                      </a:prstGeom>
                    </pic:spPr>
                  </pic:pic>
                </a:graphicData>
              </a:graphic>
            </wp:inline>
          </w:drawing>
        </w:r>
      </w:ins>
    </w:p>
    <w:p w14:paraId="66747D3C" w14:textId="4C4CC8AE" w:rsidR="00E825BD" w:rsidRPr="007A1196" w:rsidRDefault="00E825BD" w:rsidP="000E03EA">
      <w:pPr>
        <w:pStyle w:val="Caption"/>
        <w:spacing w:line="276" w:lineRule="auto"/>
        <w:jc w:val="center"/>
        <w:rPr>
          <w:ins w:id="653" w:author="Reza Rajan" w:date="2020-03-13T09:49:00Z"/>
          <w:rFonts w:ascii="Calibri" w:hAnsi="Calibri" w:cs="Calibri"/>
          <w:rPrChange w:id="654" w:author="Reza Rajan" w:date="2020-03-13T11:13:00Z">
            <w:rPr>
              <w:ins w:id="655" w:author="Reza Rajan" w:date="2020-03-13T09:49:00Z"/>
              <w:rFonts w:ascii="Calibri" w:hAnsi="Calibri" w:cs="Calibri"/>
            </w:rPr>
          </w:rPrChange>
        </w:rPr>
      </w:pPr>
      <w:bookmarkStart w:id="656" w:name="_Ref34985592"/>
      <w:ins w:id="657" w:author="Reza Rajan" w:date="2020-03-13T09:49:00Z">
        <w:r w:rsidRPr="007A1196">
          <w:rPr>
            <w:rFonts w:ascii="Calibri" w:hAnsi="Calibri" w:cs="Calibri"/>
            <w:rPrChange w:id="658" w:author="Reza Rajan" w:date="2020-03-13T11:13:00Z">
              <w:rPr>
                <w:rFonts w:ascii="Calibri" w:hAnsi="Calibri" w:cs="Calibri"/>
              </w:rPr>
            </w:rPrChange>
          </w:rPr>
          <w:t xml:space="preserve">Figure </w:t>
        </w:r>
        <w:r w:rsidRPr="007A1196">
          <w:rPr>
            <w:rFonts w:ascii="Calibri" w:hAnsi="Calibri" w:cs="Calibri"/>
            <w:rPrChange w:id="659" w:author="Reza Rajan" w:date="2020-03-13T11:13:00Z">
              <w:rPr>
                <w:rFonts w:ascii="Calibri" w:hAnsi="Calibri" w:cs="Calibri"/>
              </w:rPr>
            </w:rPrChange>
          </w:rPr>
          <w:fldChar w:fldCharType="begin"/>
        </w:r>
        <w:r w:rsidRPr="007A1196">
          <w:rPr>
            <w:rFonts w:ascii="Calibri" w:hAnsi="Calibri" w:cs="Calibri"/>
            <w:rPrChange w:id="660" w:author="Reza Rajan" w:date="2020-03-13T11:13:00Z">
              <w:rPr>
                <w:rFonts w:ascii="Calibri" w:hAnsi="Calibri" w:cs="Calibri"/>
              </w:rPr>
            </w:rPrChange>
          </w:rPr>
          <w:instrText xml:space="preserve"> SEQ Figure \* ARABIC </w:instrText>
        </w:r>
        <w:r w:rsidRPr="007A1196">
          <w:rPr>
            <w:rFonts w:ascii="Calibri" w:hAnsi="Calibri" w:cs="Calibri"/>
            <w:rPrChange w:id="661" w:author="Reza Rajan" w:date="2020-03-13T11:13:00Z">
              <w:rPr>
                <w:rFonts w:ascii="Calibri" w:hAnsi="Calibri" w:cs="Calibri"/>
              </w:rPr>
            </w:rPrChange>
          </w:rPr>
          <w:fldChar w:fldCharType="separate"/>
        </w:r>
      </w:ins>
      <w:r w:rsidR="000E03EA" w:rsidRPr="007A1196">
        <w:rPr>
          <w:rFonts w:ascii="Calibri" w:hAnsi="Calibri" w:cs="Calibri"/>
          <w:noProof/>
          <w:rPrChange w:id="662" w:author="Reza Rajan" w:date="2020-03-13T11:13:00Z">
            <w:rPr>
              <w:rFonts w:ascii="Calibri" w:hAnsi="Calibri" w:cs="Calibri"/>
              <w:noProof/>
            </w:rPr>
          </w:rPrChange>
        </w:rPr>
        <w:t>7</w:t>
      </w:r>
      <w:ins w:id="663" w:author="Reza Rajan" w:date="2020-03-13T09:49:00Z">
        <w:r w:rsidRPr="007A1196">
          <w:rPr>
            <w:rFonts w:ascii="Calibri" w:hAnsi="Calibri" w:cs="Calibri"/>
            <w:rPrChange w:id="664" w:author="Reza Rajan" w:date="2020-03-13T11:13:00Z">
              <w:rPr>
                <w:rFonts w:ascii="Calibri" w:hAnsi="Calibri" w:cs="Calibri"/>
              </w:rPr>
            </w:rPrChange>
          </w:rPr>
          <w:fldChar w:fldCharType="end"/>
        </w:r>
        <w:bookmarkEnd w:id="656"/>
        <w:r w:rsidRPr="007A1196">
          <w:rPr>
            <w:rFonts w:ascii="Calibri" w:hAnsi="Calibri" w:cs="Calibri"/>
            <w:lang w:val="en-US"/>
            <w:rPrChange w:id="665" w:author="Reza Rajan" w:date="2020-03-13T11:13:00Z">
              <w:rPr>
                <w:rFonts w:ascii="Calibri" w:hAnsi="Calibri" w:cs="Calibri"/>
                <w:lang w:val="en-US"/>
              </w:rPr>
            </w:rPrChange>
          </w:rPr>
          <w:t xml:space="preserve"> - Mapping Using Odometer Readings</w:t>
        </w:r>
      </w:ins>
    </w:p>
    <w:p w14:paraId="1DF561D5" w14:textId="36878BB3" w:rsidR="00E825BD" w:rsidRPr="007A1196" w:rsidRDefault="00E825BD" w:rsidP="00E825BD">
      <w:pPr>
        <w:spacing w:line="276" w:lineRule="auto"/>
        <w:jc w:val="both"/>
        <w:rPr>
          <w:ins w:id="666" w:author="Reza Rajan" w:date="2020-03-13T09:49:00Z"/>
          <w:rFonts w:ascii="Calibri" w:hAnsi="Calibri" w:cs="Calibri"/>
          <w:sz w:val="23"/>
          <w:szCs w:val="23"/>
          <w:lang w:val="en-CA"/>
          <w:rPrChange w:id="667" w:author="Reza Rajan" w:date="2020-03-13T11:13:00Z">
            <w:rPr>
              <w:ins w:id="668" w:author="Reza Rajan" w:date="2020-03-13T09:49:00Z"/>
              <w:rFonts w:ascii="Calibri" w:hAnsi="Calibri" w:cs="Calibri"/>
              <w:lang w:val="en-CA"/>
            </w:rPr>
          </w:rPrChange>
        </w:rPr>
      </w:pPr>
      <w:ins w:id="669" w:author="Reza Rajan" w:date="2020-03-13T09:49:00Z">
        <w:r w:rsidRPr="007A1196">
          <w:rPr>
            <w:rFonts w:ascii="Calibri" w:hAnsi="Calibri" w:cs="Calibri"/>
            <w:sz w:val="23"/>
            <w:szCs w:val="23"/>
            <w:lang w:val="en-CA"/>
            <w:rPrChange w:id="670" w:author="Reza Rajan" w:date="2020-03-13T11:13:00Z">
              <w:rPr>
                <w:rFonts w:ascii="Calibri" w:hAnsi="Calibri" w:cs="Calibri"/>
                <w:lang w:val="en-CA"/>
              </w:rPr>
            </w:rPrChange>
          </w:rPr>
          <w:t xml:space="preserve">As a point of comparison, the same mapping was performed using </w:t>
        </w:r>
      </w:ins>
      <w:ins w:id="671" w:author="Cameron" w:date="2020-03-13T10:00:00Z">
        <w:r w:rsidR="00972623" w:rsidRPr="007A1196">
          <w:rPr>
            <w:rFonts w:ascii="Calibri" w:hAnsi="Calibri" w:cs="Calibri"/>
            <w:sz w:val="23"/>
            <w:szCs w:val="23"/>
            <w:lang w:val="en-CA"/>
            <w:rPrChange w:id="672" w:author="Reza Rajan" w:date="2020-03-13T11:13:00Z">
              <w:rPr>
                <w:rFonts w:ascii="Calibri" w:hAnsi="Calibri" w:cs="Calibri"/>
                <w:lang w:val="en-CA"/>
              </w:rPr>
            </w:rPrChange>
          </w:rPr>
          <w:t xml:space="preserve">only </w:t>
        </w:r>
      </w:ins>
      <w:ins w:id="673" w:author="Reza Rajan" w:date="2020-03-13T09:49:00Z">
        <w:r w:rsidRPr="007A1196">
          <w:rPr>
            <w:rFonts w:ascii="Calibri" w:hAnsi="Calibri" w:cs="Calibri"/>
            <w:sz w:val="23"/>
            <w:szCs w:val="23"/>
            <w:lang w:val="en-CA"/>
            <w:rPrChange w:id="674" w:author="Reza Rajan" w:date="2020-03-13T11:13:00Z">
              <w:rPr>
                <w:rFonts w:ascii="Calibri" w:hAnsi="Calibri" w:cs="Calibri"/>
                <w:lang w:val="en-CA"/>
              </w:rPr>
            </w:rPrChange>
          </w:rPr>
          <w:t xml:space="preserve">the odometer </w:t>
        </w:r>
        <w:r w:rsidR="00AC07E7" w:rsidRPr="007A1196">
          <w:rPr>
            <w:rFonts w:ascii="Calibri" w:hAnsi="Calibri" w:cs="Calibri"/>
            <w:sz w:val="23"/>
            <w:szCs w:val="23"/>
            <w:lang w:val="en-CA"/>
            <w:rPrChange w:id="675" w:author="Reza Rajan" w:date="2020-03-13T11:13:00Z">
              <w:rPr>
                <w:rFonts w:ascii="Calibri" w:hAnsi="Calibri" w:cs="Calibri"/>
                <w:lang w:val="en-CA"/>
              </w:rPr>
            </w:rPrChange>
          </w:rPr>
          <w:t>reading from</w:t>
        </w:r>
        <w:r w:rsidRPr="007A1196">
          <w:rPr>
            <w:rFonts w:ascii="Calibri" w:hAnsi="Calibri" w:cs="Calibri"/>
            <w:sz w:val="23"/>
            <w:szCs w:val="23"/>
            <w:lang w:val="en-CA"/>
            <w:rPrChange w:id="676" w:author="Reza Rajan" w:date="2020-03-13T11:13:00Z">
              <w:rPr>
                <w:rFonts w:ascii="Calibri" w:hAnsi="Calibri" w:cs="Calibri"/>
                <w:lang w:val="en-CA"/>
              </w:rPr>
            </w:rPrChange>
          </w:rPr>
          <w:t xml:space="preserve"> the Turtlebot</w:t>
        </w:r>
        <w:del w:id="677" w:author="Cameron" w:date="2020-03-13T10:00:00Z">
          <w:r w:rsidRPr="007A1196">
            <w:rPr>
              <w:rFonts w:ascii="Calibri" w:hAnsi="Calibri" w:cs="Calibri"/>
              <w:sz w:val="23"/>
              <w:szCs w:val="23"/>
              <w:lang w:val="en-CA"/>
              <w:rPrChange w:id="678" w:author="Reza Rajan" w:date="2020-03-13T11:13:00Z">
                <w:rPr>
                  <w:rFonts w:ascii="Calibri" w:hAnsi="Calibri" w:cs="Calibri"/>
                  <w:lang w:val="en-CA"/>
                </w:rPr>
              </w:rPrChange>
            </w:rPr>
            <w:delText xml:space="preserve"> only</w:delText>
          </w:r>
        </w:del>
        <w:r w:rsidRPr="007A1196">
          <w:rPr>
            <w:rFonts w:ascii="Calibri" w:hAnsi="Calibri" w:cs="Calibri"/>
            <w:sz w:val="23"/>
            <w:szCs w:val="23"/>
            <w:lang w:val="en-CA"/>
            <w:rPrChange w:id="679" w:author="Reza Rajan" w:date="2020-03-13T11:13:00Z">
              <w:rPr>
                <w:rFonts w:ascii="Calibri" w:hAnsi="Calibri" w:cs="Calibri"/>
                <w:lang w:val="en-CA"/>
              </w:rPr>
            </w:rPrChange>
          </w:rPr>
          <w:t xml:space="preserve">; </w:t>
        </w:r>
      </w:ins>
      <w:ins w:id="680" w:author="Reza Rajan" w:date="2020-03-13T09:52:00Z">
        <w:r w:rsidR="00533F54" w:rsidRPr="007A1196">
          <w:rPr>
            <w:rFonts w:ascii="Calibri" w:hAnsi="Calibri" w:cs="Calibri"/>
            <w:sz w:val="23"/>
            <w:szCs w:val="23"/>
            <w:lang w:val="en-CA"/>
            <w:rPrChange w:id="681" w:author="Reza Rajan" w:date="2020-03-13T11:13:00Z">
              <w:rPr>
                <w:rFonts w:ascii="Calibri" w:hAnsi="Calibri" w:cs="Calibri"/>
                <w:lang w:val="en-CA"/>
              </w:rPr>
            </w:rPrChange>
          </w:rPr>
          <w:fldChar w:fldCharType="begin"/>
        </w:r>
        <w:r w:rsidR="00533F54" w:rsidRPr="007A1196">
          <w:rPr>
            <w:rFonts w:ascii="Calibri" w:hAnsi="Calibri" w:cs="Calibri"/>
            <w:sz w:val="23"/>
            <w:szCs w:val="23"/>
            <w:lang w:val="en-CA"/>
            <w:rPrChange w:id="682" w:author="Reza Rajan" w:date="2020-03-13T11:13:00Z">
              <w:rPr>
                <w:rFonts w:ascii="Calibri" w:hAnsi="Calibri" w:cs="Calibri"/>
                <w:lang w:val="en-CA"/>
              </w:rPr>
            </w:rPrChange>
          </w:rPr>
          <w:instrText xml:space="preserve"> REF _Ref34985592 \h </w:instrText>
        </w:r>
      </w:ins>
      <w:r w:rsidR="00CD4254" w:rsidRPr="007A1196">
        <w:rPr>
          <w:rFonts w:ascii="Calibri" w:hAnsi="Calibri" w:cs="Calibri"/>
          <w:sz w:val="23"/>
          <w:szCs w:val="23"/>
          <w:lang w:val="en-CA"/>
          <w:rPrChange w:id="683" w:author="Reza Rajan" w:date="2020-03-13T11:13:00Z">
            <w:rPr>
              <w:rFonts w:ascii="Calibri" w:hAnsi="Calibri" w:cs="Calibri"/>
              <w:sz w:val="22"/>
              <w:szCs w:val="22"/>
              <w:lang w:val="en-CA"/>
            </w:rPr>
          </w:rPrChange>
        </w:rPr>
        <w:instrText xml:space="preserve"> \* MERGEFORMAT </w:instrText>
      </w:r>
      <w:r w:rsidR="00533F54" w:rsidRPr="007A1196">
        <w:rPr>
          <w:rFonts w:ascii="Calibri" w:hAnsi="Calibri" w:cs="Calibri"/>
          <w:sz w:val="23"/>
          <w:szCs w:val="23"/>
          <w:lang w:val="en-CA"/>
          <w:rPrChange w:id="684" w:author="Reza Rajan" w:date="2020-03-13T11:13:00Z">
            <w:rPr>
              <w:rFonts w:ascii="Calibri" w:hAnsi="Calibri" w:cs="Calibri"/>
              <w:sz w:val="23"/>
              <w:szCs w:val="23"/>
              <w:lang w:val="en-CA"/>
            </w:rPr>
          </w:rPrChange>
        </w:rPr>
      </w:r>
      <w:r w:rsidR="00533F54" w:rsidRPr="007A1196">
        <w:rPr>
          <w:rFonts w:ascii="Calibri" w:hAnsi="Calibri" w:cs="Calibri"/>
          <w:sz w:val="23"/>
          <w:szCs w:val="23"/>
          <w:lang w:val="en-CA"/>
          <w:rPrChange w:id="685" w:author="Reza Rajan" w:date="2020-03-13T11:13:00Z">
            <w:rPr>
              <w:rFonts w:ascii="Calibri" w:hAnsi="Calibri" w:cs="Calibri"/>
              <w:lang w:val="en-CA"/>
            </w:rPr>
          </w:rPrChange>
        </w:rPr>
        <w:fldChar w:fldCharType="separate"/>
      </w:r>
      <w:ins w:id="686" w:author="Reza Rajan" w:date="2020-03-13T09:49:00Z">
        <w:r w:rsidR="007A1196" w:rsidRPr="007A1196">
          <w:rPr>
            <w:rFonts w:ascii="Calibri" w:hAnsi="Calibri" w:cs="Calibri"/>
            <w:sz w:val="23"/>
            <w:szCs w:val="23"/>
            <w:rPrChange w:id="687" w:author="Reza Rajan" w:date="2020-03-13T11:13:00Z">
              <w:rPr>
                <w:rFonts w:ascii="Calibri" w:hAnsi="Calibri" w:cs="Calibri"/>
              </w:rPr>
            </w:rPrChange>
          </w:rPr>
          <w:t xml:space="preserve">Figure </w:t>
        </w:r>
      </w:ins>
      <w:r w:rsidR="007A1196" w:rsidRPr="007A1196">
        <w:rPr>
          <w:rFonts w:ascii="Calibri" w:hAnsi="Calibri" w:cs="Calibri"/>
          <w:noProof/>
          <w:sz w:val="23"/>
          <w:szCs w:val="23"/>
          <w:rPrChange w:id="688" w:author="Reza Rajan" w:date="2020-03-13T11:13:00Z">
            <w:rPr>
              <w:rFonts w:ascii="Calibri" w:hAnsi="Calibri" w:cs="Calibri"/>
              <w:noProof/>
            </w:rPr>
          </w:rPrChange>
        </w:rPr>
        <w:t>7</w:t>
      </w:r>
      <w:ins w:id="689" w:author="Reza Rajan" w:date="2020-03-13T09:52:00Z">
        <w:r w:rsidR="00533F54" w:rsidRPr="007A1196">
          <w:rPr>
            <w:rFonts w:ascii="Calibri" w:hAnsi="Calibri" w:cs="Calibri"/>
            <w:sz w:val="23"/>
            <w:szCs w:val="23"/>
            <w:lang w:val="en-CA"/>
            <w:rPrChange w:id="690" w:author="Reza Rajan" w:date="2020-03-13T11:13:00Z">
              <w:rPr>
                <w:rFonts w:ascii="Calibri" w:hAnsi="Calibri" w:cs="Calibri"/>
                <w:lang w:val="en-CA"/>
              </w:rPr>
            </w:rPrChange>
          </w:rPr>
          <w:fldChar w:fldCharType="end"/>
        </w:r>
      </w:ins>
      <w:ins w:id="691" w:author="Reza Rajan" w:date="2020-03-13T09:49:00Z">
        <w:r w:rsidR="00533F54" w:rsidRPr="007A1196">
          <w:rPr>
            <w:rFonts w:ascii="Calibri" w:hAnsi="Calibri" w:cs="Calibri"/>
            <w:sz w:val="23"/>
            <w:szCs w:val="23"/>
            <w:lang w:val="en-CA"/>
            <w:rPrChange w:id="692" w:author="Reza Rajan" w:date="2020-03-13T11:13:00Z">
              <w:rPr>
                <w:rFonts w:ascii="Calibri" w:hAnsi="Calibri" w:cs="Calibri"/>
                <w:lang w:val="en-CA"/>
              </w:rPr>
            </w:rPrChange>
          </w:rPr>
          <w:t xml:space="preserve"> </w:t>
        </w:r>
        <w:r w:rsidRPr="007A1196">
          <w:rPr>
            <w:rFonts w:ascii="Calibri" w:hAnsi="Calibri" w:cs="Calibri"/>
            <w:sz w:val="23"/>
            <w:szCs w:val="23"/>
            <w:lang w:val="en-CA"/>
            <w:rPrChange w:id="693" w:author="Reza Rajan" w:date="2020-03-13T11:13:00Z">
              <w:rPr>
                <w:rFonts w:ascii="Calibri" w:hAnsi="Calibri" w:cs="Calibri"/>
                <w:lang w:val="en-CA"/>
              </w:rPr>
            </w:rPrChange>
          </w:rPr>
          <w:t>shows that odometer readings result in</w:t>
        </w:r>
        <w:del w:id="694" w:author="Cameron" w:date="2020-03-13T11:10:00Z">
          <w:r w:rsidRPr="007A1196">
            <w:rPr>
              <w:rFonts w:ascii="Calibri" w:hAnsi="Calibri" w:cs="Calibri"/>
              <w:sz w:val="23"/>
              <w:szCs w:val="23"/>
              <w:lang w:val="en-CA"/>
              <w:rPrChange w:id="695" w:author="Reza Rajan" w:date="2020-03-13T11:13:00Z">
                <w:rPr>
                  <w:rFonts w:ascii="Calibri" w:hAnsi="Calibri" w:cs="Calibri"/>
                  <w:lang w:val="en-CA"/>
                </w:rPr>
              </w:rPrChange>
            </w:rPr>
            <w:delText xml:space="preserve"> a</w:delText>
          </w:r>
        </w:del>
        <w:r w:rsidRPr="007A1196">
          <w:rPr>
            <w:rFonts w:ascii="Calibri" w:hAnsi="Calibri" w:cs="Calibri"/>
            <w:sz w:val="23"/>
            <w:szCs w:val="23"/>
            <w:lang w:val="en-CA"/>
            <w:rPrChange w:id="696" w:author="Reza Rajan" w:date="2020-03-13T11:13:00Z">
              <w:rPr>
                <w:rFonts w:ascii="Calibri" w:hAnsi="Calibri" w:cs="Calibri"/>
                <w:lang w:val="en-CA"/>
              </w:rPr>
            </w:rPrChange>
          </w:rPr>
          <w:t xml:space="preserve"> less nois</w:t>
        </w:r>
      </w:ins>
      <w:ins w:id="697" w:author="Cameron" w:date="2020-03-13T11:10:00Z">
        <w:r w:rsidR="005B40C4" w:rsidRPr="007A1196">
          <w:rPr>
            <w:rFonts w:ascii="Calibri" w:hAnsi="Calibri" w:cs="Calibri"/>
            <w:sz w:val="23"/>
            <w:szCs w:val="23"/>
            <w:lang w:val="en-CA"/>
            <w:rPrChange w:id="698" w:author="Reza Rajan" w:date="2020-03-13T11:13:00Z">
              <w:rPr>
                <w:rFonts w:ascii="Calibri" w:hAnsi="Calibri" w:cs="Calibri"/>
                <w:sz w:val="23"/>
                <w:szCs w:val="23"/>
                <w:lang w:val="en-CA"/>
              </w:rPr>
            </w:rPrChange>
          </w:rPr>
          <w:t>e</w:t>
        </w:r>
      </w:ins>
      <w:ins w:id="699" w:author="Reza Rajan" w:date="2020-03-13T09:49:00Z">
        <w:del w:id="700" w:author="Cameron" w:date="2020-03-13T11:10:00Z">
          <w:r w:rsidRPr="007A1196" w:rsidDel="005B40C4">
            <w:rPr>
              <w:rFonts w:ascii="Calibri" w:hAnsi="Calibri" w:cs="Calibri"/>
              <w:sz w:val="23"/>
              <w:szCs w:val="23"/>
              <w:lang w:val="en-CA"/>
              <w:rPrChange w:id="701" w:author="Reza Rajan" w:date="2020-03-13T11:13:00Z">
                <w:rPr>
                  <w:rFonts w:ascii="Calibri" w:hAnsi="Calibri" w:cs="Calibri"/>
                  <w:lang w:val="en-CA"/>
                </w:rPr>
              </w:rPrChange>
            </w:rPr>
            <w:delText>y</w:delText>
          </w:r>
        </w:del>
        <w:r w:rsidRPr="007A1196">
          <w:rPr>
            <w:rFonts w:ascii="Calibri" w:hAnsi="Calibri" w:cs="Calibri"/>
            <w:sz w:val="23"/>
            <w:szCs w:val="23"/>
            <w:lang w:val="en-CA"/>
            <w:rPrChange w:id="702" w:author="Reza Rajan" w:date="2020-03-13T11:13:00Z">
              <w:rPr>
                <w:rFonts w:ascii="Calibri" w:hAnsi="Calibri" w:cs="Calibri"/>
                <w:lang w:val="en-CA"/>
              </w:rPr>
            </w:rPrChange>
          </w:rPr>
          <w:t xml:space="preserve">, and thicker boundaries than with the maps created using the IPS readings. </w:t>
        </w:r>
      </w:ins>
      <w:ins w:id="703" w:author="Cameron" w:date="2020-03-13T10:24:00Z">
        <w:r w:rsidR="00EC642A" w:rsidRPr="007A1196">
          <w:rPr>
            <w:rFonts w:ascii="Calibri" w:hAnsi="Calibri" w:cs="Calibri"/>
            <w:sz w:val="23"/>
            <w:szCs w:val="23"/>
            <w:lang w:val="en-CA"/>
            <w:rPrChange w:id="704" w:author="Reza Rajan" w:date="2020-03-13T11:13:00Z">
              <w:rPr>
                <w:rFonts w:ascii="Calibri" w:hAnsi="Calibri" w:cs="Calibri"/>
                <w:sz w:val="23"/>
                <w:szCs w:val="23"/>
                <w:lang w:val="en-CA"/>
              </w:rPr>
            </w:rPrChange>
          </w:rPr>
          <w:t xml:space="preserve">The mapping with odometry </w:t>
        </w:r>
        <w:r w:rsidR="00F902C3" w:rsidRPr="007A1196">
          <w:rPr>
            <w:rFonts w:ascii="Calibri" w:hAnsi="Calibri" w:cs="Calibri"/>
            <w:sz w:val="23"/>
            <w:szCs w:val="23"/>
            <w:lang w:val="en-CA"/>
            <w:rPrChange w:id="705" w:author="Reza Rajan" w:date="2020-03-13T11:13:00Z">
              <w:rPr>
                <w:rFonts w:ascii="Calibri" w:hAnsi="Calibri" w:cs="Calibri"/>
                <w:sz w:val="23"/>
                <w:szCs w:val="23"/>
                <w:lang w:val="en-CA"/>
              </w:rPr>
            </w:rPrChange>
          </w:rPr>
          <w:t xml:space="preserve">performs similarly to </w:t>
        </w:r>
        <w:r w:rsidR="00E140B8" w:rsidRPr="007A1196">
          <w:rPr>
            <w:rFonts w:ascii="Calibri" w:hAnsi="Calibri" w:cs="Calibri"/>
            <w:sz w:val="23"/>
            <w:szCs w:val="23"/>
            <w:lang w:val="en-CA"/>
            <w:rPrChange w:id="706" w:author="Reza Rajan" w:date="2020-03-13T11:13:00Z">
              <w:rPr>
                <w:rFonts w:ascii="Calibri" w:hAnsi="Calibri" w:cs="Calibri"/>
                <w:sz w:val="23"/>
                <w:szCs w:val="23"/>
                <w:lang w:val="en-CA"/>
              </w:rPr>
            </w:rPrChange>
          </w:rPr>
          <w:t>the simulation</w:t>
        </w:r>
        <w:r w:rsidR="00BD70A0" w:rsidRPr="007A1196">
          <w:rPr>
            <w:rFonts w:ascii="Calibri" w:hAnsi="Calibri" w:cs="Calibri"/>
            <w:sz w:val="23"/>
            <w:szCs w:val="23"/>
            <w:lang w:val="en-CA"/>
            <w:rPrChange w:id="707" w:author="Reza Rajan" w:date="2020-03-13T11:13:00Z">
              <w:rPr>
                <w:rFonts w:ascii="Calibri" w:hAnsi="Calibri" w:cs="Calibri"/>
                <w:sz w:val="23"/>
                <w:szCs w:val="23"/>
                <w:lang w:val="en-CA"/>
              </w:rPr>
            </w:rPrChange>
          </w:rPr>
          <w:t xml:space="preserve"> shown in </w:t>
        </w:r>
        <w:r w:rsidR="00BD70A0" w:rsidRPr="007A1196">
          <w:rPr>
            <w:rFonts w:ascii="Calibri" w:hAnsi="Calibri" w:cs="Calibri"/>
            <w:sz w:val="23"/>
            <w:szCs w:val="23"/>
            <w:lang w:val="en-CA"/>
            <w:rPrChange w:id="708" w:author="Reza Rajan" w:date="2020-03-13T11:13:00Z">
              <w:rPr>
                <w:rFonts w:ascii="Calibri" w:hAnsi="Calibri" w:cs="Calibri"/>
                <w:sz w:val="23"/>
                <w:szCs w:val="23"/>
                <w:lang w:val="en-CA"/>
              </w:rPr>
            </w:rPrChange>
          </w:rPr>
          <w:fldChar w:fldCharType="begin"/>
        </w:r>
        <w:r w:rsidR="00BD70A0" w:rsidRPr="007A1196">
          <w:rPr>
            <w:rFonts w:ascii="Calibri" w:hAnsi="Calibri" w:cs="Calibri"/>
            <w:sz w:val="23"/>
            <w:szCs w:val="23"/>
            <w:lang w:val="en-CA"/>
            <w:rPrChange w:id="709" w:author="Reza Rajan" w:date="2020-03-13T11:13:00Z">
              <w:rPr>
                <w:rFonts w:ascii="Calibri" w:hAnsi="Calibri" w:cs="Calibri"/>
                <w:sz w:val="23"/>
                <w:szCs w:val="23"/>
                <w:lang w:val="en-CA"/>
              </w:rPr>
            </w:rPrChange>
          </w:rPr>
          <w:instrText xml:space="preserve"> REF _Ref34987510 \h </w:instrText>
        </w:r>
      </w:ins>
      <w:r w:rsidR="00BD70A0" w:rsidRPr="007A1196">
        <w:rPr>
          <w:rFonts w:ascii="Calibri" w:hAnsi="Calibri" w:cs="Calibri"/>
          <w:sz w:val="23"/>
          <w:szCs w:val="23"/>
          <w:lang w:val="en-CA"/>
          <w:rPrChange w:id="710" w:author="Reza Rajan" w:date="2020-03-13T11:13:00Z">
            <w:rPr>
              <w:rFonts w:ascii="Calibri" w:hAnsi="Calibri" w:cs="Calibri"/>
              <w:sz w:val="23"/>
              <w:szCs w:val="23"/>
              <w:lang w:val="en-CA"/>
            </w:rPr>
          </w:rPrChange>
        </w:rPr>
        <w:instrText xml:space="preserve"> \* MERGEFORMAT </w:instrText>
      </w:r>
      <w:r w:rsidR="00BD70A0" w:rsidRPr="007A1196">
        <w:rPr>
          <w:rFonts w:ascii="Calibri" w:hAnsi="Calibri" w:cs="Calibri"/>
          <w:sz w:val="23"/>
          <w:szCs w:val="23"/>
          <w:lang w:val="en-CA"/>
          <w:rPrChange w:id="711" w:author="Reza Rajan" w:date="2020-03-13T11:13:00Z">
            <w:rPr>
              <w:rFonts w:ascii="Calibri" w:hAnsi="Calibri" w:cs="Calibri"/>
              <w:sz w:val="23"/>
              <w:szCs w:val="23"/>
              <w:lang w:val="en-CA"/>
            </w:rPr>
          </w:rPrChange>
        </w:rPr>
      </w:r>
      <w:r w:rsidR="00BD70A0" w:rsidRPr="007A1196">
        <w:rPr>
          <w:rFonts w:ascii="Calibri" w:hAnsi="Calibri" w:cs="Calibri"/>
          <w:sz w:val="23"/>
          <w:szCs w:val="23"/>
          <w:lang w:val="en-CA"/>
          <w:rPrChange w:id="712" w:author="Reza Rajan" w:date="2020-03-13T11:13:00Z">
            <w:rPr>
              <w:rFonts w:ascii="Calibri" w:hAnsi="Calibri" w:cs="Calibri"/>
              <w:sz w:val="23"/>
              <w:szCs w:val="23"/>
              <w:lang w:val="en-CA"/>
            </w:rPr>
          </w:rPrChange>
        </w:rPr>
        <w:fldChar w:fldCharType="separate"/>
      </w:r>
      <w:ins w:id="713" w:author="Reza Rajan" w:date="2020-03-13T10:20:00Z">
        <w:r w:rsidR="007A1196" w:rsidRPr="007A1196">
          <w:rPr>
            <w:rFonts w:ascii="Calibri" w:hAnsi="Calibri" w:cs="Calibri"/>
            <w:sz w:val="23"/>
            <w:szCs w:val="23"/>
            <w:rPrChange w:id="714" w:author="Reza Rajan" w:date="2020-03-13T11:13:00Z">
              <w:rPr/>
            </w:rPrChange>
          </w:rPr>
          <w:t xml:space="preserve">Figure </w:t>
        </w:r>
      </w:ins>
      <w:r w:rsidR="007A1196" w:rsidRPr="007A1196">
        <w:rPr>
          <w:rFonts w:ascii="Calibri" w:hAnsi="Calibri" w:cs="Calibri"/>
          <w:noProof/>
          <w:sz w:val="23"/>
          <w:szCs w:val="23"/>
          <w:rPrChange w:id="715" w:author="Reza Rajan" w:date="2020-03-13T11:13:00Z">
            <w:rPr>
              <w:noProof/>
            </w:rPr>
          </w:rPrChange>
        </w:rPr>
        <w:t>2</w:t>
      </w:r>
      <w:ins w:id="716" w:author="Cameron" w:date="2020-03-13T10:24:00Z">
        <w:r w:rsidR="00BD70A0" w:rsidRPr="007A1196">
          <w:rPr>
            <w:rFonts w:ascii="Calibri" w:hAnsi="Calibri" w:cs="Calibri"/>
            <w:sz w:val="23"/>
            <w:szCs w:val="23"/>
            <w:lang w:val="en-CA"/>
            <w:rPrChange w:id="717" w:author="Reza Rajan" w:date="2020-03-13T11:13:00Z">
              <w:rPr>
                <w:rFonts w:ascii="Calibri" w:hAnsi="Calibri" w:cs="Calibri"/>
                <w:sz w:val="23"/>
                <w:szCs w:val="23"/>
                <w:lang w:val="en-CA"/>
              </w:rPr>
            </w:rPrChange>
          </w:rPr>
          <w:fldChar w:fldCharType="end"/>
        </w:r>
      </w:ins>
      <w:ins w:id="718" w:author="Cameron" w:date="2020-03-13T10:25:00Z">
        <w:r w:rsidR="00BD70A0" w:rsidRPr="007A1196">
          <w:rPr>
            <w:rFonts w:ascii="Calibri" w:hAnsi="Calibri" w:cs="Calibri"/>
            <w:sz w:val="23"/>
            <w:szCs w:val="23"/>
            <w:lang w:val="en-CA"/>
            <w:rPrChange w:id="719" w:author="Reza Rajan" w:date="2020-03-13T11:13:00Z">
              <w:rPr>
                <w:rFonts w:ascii="Calibri" w:hAnsi="Calibri" w:cs="Calibri"/>
                <w:sz w:val="23"/>
                <w:szCs w:val="23"/>
                <w:lang w:val="en-CA"/>
              </w:rPr>
            </w:rPrChange>
          </w:rPr>
          <w:t xml:space="preserve">, however </w:t>
        </w:r>
        <w:r w:rsidR="002F5B38" w:rsidRPr="007A1196">
          <w:rPr>
            <w:rFonts w:ascii="Calibri" w:hAnsi="Calibri" w:cs="Calibri"/>
            <w:sz w:val="23"/>
            <w:szCs w:val="23"/>
            <w:lang w:val="en-CA"/>
            <w:rPrChange w:id="720" w:author="Reza Rajan" w:date="2020-03-13T11:13:00Z">
              <w:rPr>
                <w:rFonts w:ascii="Calibri" w:hAnsi="Calibri" w:cs="Calibri"/>
                <w:sz w:val="23"/>
                <w:szCs w:val="23"/>
                <w:lang w:val="en-CA"/>
              </w:rPr>
            </w:rPrChange>
          </w:rPr>
          <w:t>the maps using IPS data are worse</w:t>
        </w:r>
      </w:ins>
      <w:ins w:id="721" w:author="Cameron" w:date="2020-03-13T10:24:00Z">
        <w:r w:rsidR="00BD70A0" w:rsidRPr="007A1196">
          <w:rPr>
            <w:rFonts w:ascii="Calibri" w:hAnsi="Calibri" w:cs="Calibri"/>
            <w:sz w:val="23"/>
            <w:szCs w:val="23"/>
            <w:lang w:val="en-CA"/>
            <w:rPrChange w:id="722" w:author="Reza Rajan" w:date="2020-03-13T11:13:00Z">
              <w:rPr>
                <w:rFonts w:ascii="Calibri" w:hAnsi="Calibri" w:cs="Calibri"/>
                <w:sz w:val="23"/>
                <w:szCs w:val="23"/>
                <w:lang w:val="en-CA"/>
              </w:rPr>
            </w:rPrChange>
          </w:rPr>
          <w:t xml:space="preserve">. </w:t>
        </w:r>
      </w:ins>
      <w:ins w:id="723" w:author="Reza Rajan" w:date="2020-03-13T09:49:00Z">
        <w:r w:rsidRPr="007A1196">
          <w:rPr>
            <w:rFonts w:ascii="Calibri" w:hAnsi="Calibri" w:cs="Calibri"/>
            <w:sz w:val="23"/>
            <w:szCs w:val="23"/>
            <w:lang w:val="en-CA"/>
            <w:rPrChange w:id="724" w:author="Reza Rajan" w:date="2020-03-13T11:13:00Z">
              <w:rPr>
                <w:rFonts w:ascii="Calibri" w:hAnsi="Calibri" w:cs="Calibri"/>
                <w:lang w:val="en-CA"/>
              </w:rPr>
            </w:rPrChange>
          </w:rPr>
          <w:t xml:space="preserve">A </w:t>
        </w:r>
        <w:del w:id="725" w:author="Cameron" w:date="2020-03-13T09:49:00Z">
          <w:r w:rsidRPr="007A1196">
            <w:rPr>
              <w:rFonts w:ascii="Calibri" w:hAnsi="Calibri" w:cs="Calibri"/>
              <w:sz w:val="23"/>
              <w:szCs w:val="23"/>
              <w:lang w:val="en-CA"/>
              <w:rPrChange w:id="726" w:author="Reza Rajan" w:date="2020-03-13T11:13:00Z">
                <w:rPr>
                  <w:rFonts w:ascii="Calibri" w:hAnsi="Calibri" w:cs="Calibri"/>
                  <w:lang w:val="en-CA"/>
                </w:rPr>
              </w:rPrChange>
            </w:rPr>
            <w:delText xml:space="preserve">potential </w:delText>
          </w:r>
        </w:del>
        <w:r w:rsidRPr="007A1196">
          <w:rPr>
            <w:rFonts w:ascii="Calibri" w:hAnsi="Calibri" w:cs="Calibri"/>
            <w:sz w:val="23"/>
            <w:szCs w:val="23"/>
            <w:lang w:val="en-CA"/>
            <w:rPrChange w:id="727" w:author="Reza Rajan" w:date="2020-03-13T11:13:00Z">
              <w:rPr>
                <w:rFonts w:ascii="Calibri" w:hAnsi="Calibri" w:cs="Calibri"/>
                <w:lang w:val="en-CA"/>
              </w:rPr>
            </w:rPrChange>
          </w:rPr>
          <w:t xml:space="preserve">reason for this </w:t>
        </w:r>
        <w:del w:id="728" w:author="Cameron" w:date="2020-03-13T09:49:00Z">
          <w:r w:rsidRPr="007A1196">
            <w:rPr>
              <w:rFonts w:ascii="Calibri" w:hAnsi="Calibri" w:cs="Calibri"/>
              <w:sz w:val="23"/>
              <w:szCs w:val="23"/>
              <w:lang w:val="en-CA"/>
              <w:rPrChange w:id="729" w:author="Reza Rajan" w:date="2020-03-13T11:13:00Z">
                <w:rPr>
                  <w:rFonts w:ascii="Calibri" w:hAnsi="Calibri" w:cs="Calibri"/>
                  <w:lang w:val="en-CA"/>
                </w:rPr>
              </w:rPrChange>
            </w:rPr>
            <w:delText>may include the fact</w:delText>
          </w:r>
        </w:del>
      </w:ins>
      <w:ins w:id="730" w:author="Cameron" w:date="2020-03-13T09:49:00Z">
        <w:r w:rsidR="003C5095" w:rsidRPr="007A1196">
          <w:rPr>
            <w:rFonts w:ascii="Calibri" w:hAnsi="Calibri" w:cs="Calibri"/>
            <w:sz w:val="23"/>
            <w:szCs w:val="23"/>
            <w:lang w:val="en-CA"/>
            <w:rPrChange w:id="731" w:author="Reza Rajan" w:date="2020-03-13T11:13:00Z">
              <w:rPr>
                <w:rFonts w:ascii="Calibri" w:hAnsi="Calibri" w:cs="Calibri"/>
                <w:lang w:val="en-CA"/>
              </w:rPr>
            </w:rPrChange>
          </w:rPr>
          <w:t>is</w:t>
        </w:r>
      </w:ins>
      <w:ins w:id="732" w:author="Reza Rajan" w:date="2020-03-13T09:49:00Z">
        <w:r w:rsidRPr="007A1196">
          <w:rPr>
            <w:rFonts w:ascii="Calibri" w:hAnsi="Calibri" w:cs="Calibri"/>
            <w:sz w:val="23"/>
            <w:szCs w:val="23"/>
            <w:lang w:val="en-CA"/>
            <w:rPrChange w:id="733" w:author="Reza Rajan" w:date="2020-03-13T11:13:00Z">
              <w:rPr>
                <w:rFonts w:ascii="Calibri" w:hAnsi="Calibri" w:cs="Calibri"/>
                <w:lang w:val="en-CA"/>
              </w:rPr>
            </w:rPrChange>
          </w:rPr>
          <w:t xml:space="preserve"> that greater processing power is required for IPS mapping, compared to odometer mapping. The algorithms are run in a VirtualBox environment, which severely limits the map-rendering capabilities of the system.</w:t>
        </w:r>
      </w:ins>
    </w:p>
    <w:p w14:paraId="69B6E598" w14:textId="77777777" w:rsidR="00E825BD" w:rsidRPr="007A1196" w:rsidRDefault="00E825BD" w:rsidP="00E825BD">
      <w:pPr>
        <w:pStyle w:val="Heading1"/>
        <w:spacing w:line="276" w:lineRule="auto"/>
        <w:jc w:val="both"/>
        <w:rPr>
          <w:ins w:id="734" w:author="Reza Rajan" w:date="2020-03-13T09:49:00Z"/>
          <w:rFonts w:ascii="Calibri" w:hAnsi="Calibri" w:cs="Calibri"/>
          <w:sz w:val="26"/>
          <w:szCs w:val="26"/>
          <w:rPrChange w:id="735" w:author="Reza Rajan" w:date="2020-03-13T11:13:00Z">
            <w:rPr>
              <w:ins w:id="736" w:author="Reza Rajan" w:date="2020-03-13T09:49:00Z"/>
              <w:rFonts w:ascii="Calibri" w:hAnsi="Calibri" w:cs="Calibri"/>
            </w:rPr>
          </w:rPrChange>
        </w:rPr>
      </w:pPr>
      <w:ins w:id="737" w:author="Reza Rajan" w:date="2020-03-13T09:49:00Z">
        <w:r w:rsidRPr="007A1196">
          <w:rPr>
            <w:rFonts w:ascii="Calibri" w:hAnsi="Calibri" w:cs="Calibri"/>
            <w:sz w:val="26"/>
            <w:szCs w:val="26"/>
            <w:rPrChange w:id="738" w:author="Reza Rajan" w:date="2020-03-13T11:13:00Z">
              <w:rPr>
                <w:rFonts w:ascii="Calibri" w:hAnsi="Calibri" w:cs="Calibri"/>
              </w:rPr>
            </w:rPrChange>
          </w:rPr>
          <w:t>State Estimation</w:t>
        </w:r>
      </w:ins>
    </w:p>
    <w:p w14:paraId="2892E16B" w14:textId="77777777" w:rsidR="00E825BD" w:rsidRPr="007A1196" w:rsidRDefault="00E825BD" w:rsidP="00E825BD">
      <w:pPr>
        <w:spacing w:line="276" w:lineRule="auto"/>
        <w:jc w:val="both"/>
        <w:rPr>
          <w:ins w:id="739" w:author="Reza Rajan" w:date="2020-03-13T09:49:00Z"/>
          <w:rFonts w:ascii="Calibri" w:hAnsi="Calibri" w:cs="Calibri"/>
          <w:sz w:val="23"/>
          <w:szCs w:val="23"/>
          <w:rPrChange w:id="740" w:author="Reza Rajan" w:date="2020-03-13T11:13:00Z">
            <w:rPr>
              <w:ins w:id="741" w:author="Reza Rajan" w:date="2020-03-13T09:49:00Z"/>
              <w:rFonts w:ascii="Calibri" w:hAnsi="Calibri" w:cs="Calibri"/>
            </w:rPr>
          </w:rPrChange>
        </w:rPr>
      </w:pPr>
      <w:ins w:id="742" w:author="Reza Rajan" w:date="2020-03-13T09:49:00Z">
        <w:r w:rsidRPr="007A1196">
          <w:rPr>
            <w:rFonts w:ascii="Calibri" w:hAnsi="Calibri" w:cs="Calibri"/>
            <w:sz w:val="23"/>
            <w:szCs w:val="23"/>
            <w:rPrChange w:id="743" w:author="Reza Rajan" w:date="2020-03-13T11:13:00Z">
              <w:rPr>
                <w:rFonts w:ascii="Calibri" w:hAnsi="Calibri" w:cs="Calibri"/>
              </w:rPr>
            </w:rPrChange>
          </w:rPr>
          <w:t>This portion of the lab requires the following:</w:t>
        </w:r>
      </w:ins>
    </w:p>
    <w:p w14:paraId="25DEA09C" w14:textId="77777777" w:rsidR="00E825BD" w:rsidRPr="007A1196" w:rsidRDefault="00E825BD" w:rsidP="00E825BD">
      <w:pPr>
        <w:pStyle w:val="ListParagraph"/>
        <w:numPr>
          <w:ilvl w:val="0"/>
          <w:numId w:val="15"/>
        </w:numPr>
        <w:spacing w:line="276" w:lineRule="auto"/>
        <w:jc w:val="both"/>
        <w:rPr>
          <w:ins w:id="744" w:author="Reza Rajan" w:date="2020-03-13T09:49:00Z"/>
          <w:rFonts w:ascii="Calibri" w:hAnsi="Calibri" w:cs="Calibri"/>
          <w:sz w:val="23"/>
          <w:szCs w:val="23"/>
          <w:rPrChange w:id="745" w:author="Reza Rajan" w:date="2020-03-13T11:13:00Z">
            <w:rPr>
              <w:ins w:id="746" w:author="Reza Rajan" w:date="2020-03-13T09:49:00Z"/>
              <w:rFonts w:ascii="Calibri" w:hAnsi="Calibri" w:cs="Calibri"/>
            </w:rPr>
          </w:rPrChange>
        </w:rPr>
      </w:pPr>
      <w:ins w:id="747" w:author="Reza Rajan" w:date="2020-03-13T09:49:00Z">
        <w:r w:rsidRPr="007A1196">
          <w:rPr>
            <w:rFonts w:ascii="Calibri" w:hAnsi="Calibri" w:cs="Calibri"/>
            <w:sz w:val="23"/>
            <w:szCs w:val="23"/>
            <w:rPrChange w:id="748" w:author="Reza Rajan" w:date="2020-03-13T11:13:00Z">
              <w:rPr>
                <w:rFonts w:ascii="Calibri" w:hAnsi="Calibri" w:cs="Calibri"/>
              </w:rPr>
            </w:rPrChange>
          </w:rPr>
          <w:t>Design an EKF algorithm for the robot’s state estimation</w:t>
        </w:r>
        <w:del w:id="749" w:author="Cameron" w:date="2020-03-13T11:10:00Z">
          <w:r w:rsidRPr="007A1196">
            <w:rPr>
              <w:rFonts w:ascii="Calibri" w:hAnsi="Calibri" w:cs="Calibri"/>
              <w:sz w:val="23"/>
              <w:szCs w:val="23"/>
              <w:rPrChange w:id="750" w:author="Reza Rajan" w:date="2020-03-13T11:13:00Z">
                <w:rPr>
                  <w:rFonts w:ascii="Calibri" w:hAnsi="Calibri" w:cs="Calibri"/>
                </w:rPr>
              </w:rPrChange>
            </w:rPr>
            <w:delText>;</w:delText>
          </w:r>
        </w:del>
      </w:ins>
    </w:p>
    <w:p w14:paraId="68C4593C" w14:textId="77777777" w:rsidR="00E825BD" w:rsidRPr="007A1196" w:rsidRDefault="00E825BD" w:rsidP="00E825BD">
      <w:pPr>
        <w:pStyle w:val="ListParagraph"/>
        <w:numPr>
          <w:ilvl w:val="0"/>
          <w:numId w:val="15"/>
        </w:numPr>
        <w:spacing w:line="276" w:lineRule="auto"/>
        <w:jc w:val="both"/>
        <w:rPr>
          <w:ins w:id="751" w:author="Reza Rajan" w:date="2020-03-13T09:49:00Z"/>
          <w:rFonts w:ascii="Calibri" w:hAnsi="Calibri" w:cs="Calibri"/>
          <w:sz w:val="23"/>
          <w:szCs w:val="23"/>
          <w:rPrChange w:id="752" w:author="Reza Rajan" w:date="2020-03-13T11:13:00Z">
            <w:rPr>
              <w:ins w:id="753" w:author="Reza Rajan" w:date="2020-03-13T09:49:00Z"/>
              <w:rFonts w:ascii="Calibri" w:hAnsi="Calibri" w:cs="Calibri"/>
            </w:rPr>
          </w:rPrChange>
        </w:rPr>
      </w:pPr>
      <w:ins w:id="754" w:author="Reza Rajan" w:date="2020-03-13T09:49:00Z">
        <w:r w:rsidRPr="007A1196">
          <w:rPr>
            <w:rFonts w:ascii="Calibri" w:hAnsi="Calibri" w:cs="Calibri"/>
            <w:sz w:val="23"/>
            <w:szCs w:val="23"/>
            <w:rPrChange w:id="755" w:author="Reza Rajan" w:date="2020-03-13T11:13:00Z">
              <w:rPr>
                <w:rFonts w:ascii="Calibri" w:hAnsi="Calibri" w:cs="Calibri"/>
              </w:rPr>
            </w:rPrChange>
          </w:rPr>
          <w:t>Create an algorithm for drawing the EKF covariance ellipse</w:t>
        </w:r>
        <w:del w:id="756" w:author="Cameron" w:date="2020-03-13T11:10:00Z">
          <w:r w:rsidRPr="007A1196">
            <w:rPr>
              <w:rFonts w:ascii="Calibri" w:hAnsi="Calibri" w:cs="Calibri"/>
              <w:sz w:val="23"/>
              <w:szCs w:val="23"/>
              <w:rPrChange w:id="757" w:author="Reza Rajan" w:date="2020-03-13T11:13:00Z">
                <w:rPr>
                  <w:rFonts w:ascii="Calibri" w:hAnsi="Calibri" w:cs="Calibri"/>
                </w:rPr>
              </w:rPrChange>
            </w:rPr>
            <w:delText>;</w:delText>
          </w:r>
        </w:del>
      </w:ins>
    </w:p>
    <w:p w14:paraId="4FA04776" w14:textId="77777777" w:rsidR="00E825BD" w:rsidRPr="007A1196" w:rsidRDefault="00E825BD" w:rsidP="00E825BD">
      <w:pPr>
        <w:pStyle w:val="ListParagraph"/>
        <w:numPr>
          <w:ilvl w:val="0"/>
          <w:numId w:val="15"/>
        </w:numPr>
        <w:spacing w:line="276" w:lineRule="auto"/>
        <w:jc w:val="both"/>
        <w:rPr>
          <w:ins w:id="758" w:author="Reza Rajan" w:date="2020-03-13T09:49:00Z"/>
          <w:rFonts w:ascii="Calibri" w:hAnsi="Calibri" w:cs="Calibri"/>
          <w:sz w:val="23"/>
          <w:szCs w:val="23"/>
          <w:rPrChange w:id="759" w:author="Reza Rajan" w:date="2020-03-13T11:13:00Z">
            <w:rPr>
              <w:ins w:id="760" w:author="Reza Rajan" w:date="2020-03-13T09:49:00Z"/>
              <w:rFonts w:ascii="Calibri" w:hAnsi="Calibri" w:cs="Calibri"/>
            </w:rPr>
          </w:rPrChange>
        </w:rPr>
      </w:pPr>
      <w:ins w:id="761" w:author="Reza Rajan" w:date="2020-03-13T09:49:00Z">
        <w:r w:rsidRPr="007A1196">
          <w:rPr>
            <w:rFonts w:ascii="Calibri" w:hAnsi="Calibri" w:cs="Calibri"/>
            <w:sz w:val="23"/>
            <w:szCs w:val="23"/>
            <w:rPrChange w:id="762" w:author="Reza Rajan" w:date="2020-03-13T11:13:00Z">
              <w:rPr>
                <w:rFonts w:ascii="Calibri" w:hAnsi="Calibri" w:cs="Calibri"/>
              </w:rPr>
            </w:rPrChange>
          </w:rPr>
          <w:t>Introduce additive gaussian noise with a standard deviation of 10 cm to the IPS data</w:t>
        </w:r>
        <w:del w:id="763" w:author="Cameron" w:date="2020-03-13T11:10:00Z">
          <w:r w:rsidRPr="007A1196">
            <w:rPr>
              <w:rFonts w:ascii="Calibri" w:hAnsi="Calibri" w:cs="Calibri"/>
              <w:sz w:val="23"/>
              <w:szCs w:val="23"/>
              <w:rPrChange w:id="764" w:author="Reza Rajan" w:date="2020-03-13T11:13:00Z">
                <w:rPr>
                  <w:rFonts w:ascii="Calibri" w:hAnsi="Calibri" w:cs="Calibri"/>
                </w:rPr>
              </w:rPrChange>
            </w:rPr>
            <w:delText>;</w:delText>
          </w:r>
        </w:del>
      </w:ins>
    </w:p>
    <w:p w14:paraId="52E24C96" w14:textId="784C3445" w:rsidR="00E825BD" w:rsidRPr="007A1196" w:rsidRDefault="00E825BD" w:rsidP="00E825BD">
      <w:pPr>
        <w:pStyle w:val="ListParagraph"/>
        <w:numPr>
          <w:ilvl w:val="0"/>
          <w:numId w:val="15"/>
        </w:numPr>
        <w:spacing w:line="276" w:lineRule="auto"/>
        <w:jc w:val="both"/>
        <w:rPr>
          <w:ins w:id="765" w:author="Reza Rajan" w:date="2020-03-13T09:49:00Z"/>
          <w:rFonts w:ascii="Calibri" w:hAnsi="Calibri" w:cs="Calibri"/>
          <w:sz w:val="23"/>
          <w:szCs w:val="23"/>
          <w:rPrChange w:id="766" w:author="Reza Rajan" w:date="2020-03-13T11:13:00Z">
            <w:rPr>
              <w:ins w:id="767" w:author="Reza Rajan" w:date="2020-03-13T09:49:00Z"/>
              <w:rFonts w:ascii="Calibri" w:hAnsi="Calibri" w:cs="Calibri"/>
            </w:rPr>
          </w:rPrChange>
        </w:rPr>
      </w:pPr>
      <w:bookmarkStart w:id="768" w:name="_Ref34985715"/>
      <w:ins w:id="769" w:author="Reza Rajan" w:date="2020-03-13T09:49:00Z">
        <w:r w:rsidRPr="007A1196">
          <w:rPr>
            <w:rFonts w:ascii="Calibri" w:hAnsi="Calibri" w:cs="Calibri"/>
            <w:sz w:val="23"/>
            <w:szCs w:val="23"/>
            <w:rPrChange w:id="770" w:author="Reza Rajan" w:date="2020-03-13T11:13:00Z">
              <w:rPr>
                <w:rFonts w:ascii="Calibri" w:hAnsi="Calibri" w:cs="Calibri"/>
              </w:rPr>
            </w:rPrChange>
          </w:rPr>
          <w:t>Using wheel odometer readings and the degraded IPS data, perform EKF</w:t>
        </w:r>
        <w:del w:id="771" w:author="Cameron" w:date="2020-03-13T09:54:00Z">
          <w:r w:rsidRPr="007A1196">
            <w:rPr>
              <w:rFonts w:ascii="Calibri" w:hAnsi="Calibri" w:cs="Calibri"/>
              <w:sz w:val="23"/>
              <w:szCs w:val="23"/>
              <w:rPrChange w:id="772" w:author="Reza Rajan" w:date="2020-03-13T11:13:00Z">
                <w:rPr>
                  <w:rFonts w:ascii="Calibri" w:hAnsi="Calibri" w:cs="Calibri"/>
                </w:rPr>
              </w:rPrChange>
            </w:rPr>
            <w:delText>-</w:delText>
          </w:r>
        </w:del>
      </w:ins>
      <w:ins w:id="773" w:author="Cameron" w:date="2020-03-13T09:54:00Z">
        <w:r w:rsidR="00A775DA" w:rsidRPr="007A1196">
          <w:rPr>
            <w:rFonts w:ascii="Calibri" w:hAnsi="Calibri" w:cs="Calibri"/>
            <w:sz w:val="23"/>
            <w:szCs w:val="23"/>
            <w:rPrChange w:id="774" w:author="Reza Rajan" w:date="2020-03-13T11:13:00Z">
              <w:rPr>
                <w:rFonts w:ascii="Calibri" w:hAnsi="Calibri" w:cs="Calibri"/>
              </w:rPr>
            </w:rPrChange>
          </w:rPr>
          <w:noBreakHyphen/>
        </w:r>
      </w:ins>
      <w:ins w:id="775" w:author="Reza Rajan" w:date="2020-03-13T09:49:00Z">
        <w:r w:rsidRPr="007A1196">
          <w:rPr>
            <w:rFonts w:ascii="Calibri" w:hAnsi="Calibri" w:cs="Calibri"/>
            <w:sz w:val="23"/>
            <w:szCs w:val="23"/>
            <w:rPrChange w:id="776" w:author="Reza Rajan" w:date="2020-03-13T11:13:00Z">
              <w:rPr>
                <w:rFonts w:ascii="Calibri" w:hAnsi="Calibri" w:cs="Calibri"/>
              </w:rPr>
            </w:rPrChange>
          </w:rPr>
          <w:t>based state estimation</w:t>
        </w:r>
        <w:del w:id="777" w:author="Cameron" w:date="2020-03-13T11:10:00Z">
          <w:r w:rsidRPr="007A1196">
            <w:rPr>
              <w:rFonts w:ascii="Calibri" w:hAnsi="Calibri" w:cs="Calibri"/>
              <w:sz w:val="23"/>
              <w:szCs w:val="23"/>
              <w:rPrChange w:id="778" w:author="Reza Rajan" w:date="2020-03-13T11:13:00Z">
                <w:rPr>
                  <w:rFonts w:ascii="Calibri" w:hAnsi="Calibri" w:cs="Calibri"/>
                </w:rPr>
              </w:rPrChange>
            </w:rPr>
            <w:delText>;</w:delText>
          </w:r>
        </w:del>
        <w:bookmarkEnd w:id="768"/>
      </w:ins>
    </w:p>
    <w:p w14:paraId="4EA104B6" w14:textId="77777777" w:rsidR="00E825BD" w:rsidRPr="007A1196" w:rsidDel="006330C3" w:rsidRDefault="00E825BD" w:rsidP="00E825BD">
      <w:pPr>
        <w:pStyle w:val="ListParagraph"/>
        <w:numPr>
          <w:ilvl w:val="0"/>
          <w:numId w:val="15"/>
        </w:numPr>
        <w:spacing w:line="276" w:lineRule="auto"/>
        <w:jc w:val="both"/>
        <w:rPr>
          <w:ins w:id="779" w:author="Reza Rajan" w:date="2020-03-13T09:49:00Z"/>
          <w:del w:id="780" w:author="Reza Rajan" w:date="2020-03-13T10:39:00Z"/>
          <w:rFonts w:ascii="Calibri" w:hAnsi="Calibri" w:cs="Calibri"/>
          <w:sz w:val="23"/>
          <w:szCs w:val="23"/>
          <w:rPrChange w:id="781" w:author="Reza Rajan" w:date="2020-03-13T11:13:00Z">
            <w:rPr>
              <w:ins w:id="782" w:author="Reza Rajan" w:date="2020-03-13T09:49:00Z"/>
              <w:del w:id="783" w:author="Reza Rajan" w:date="2020-03-13T10:39:00Z"/>
              <w:rFonts w:ascii="Calibri" w:hAnsi="Calibri" w:cs="Calibri"/>
            </w:rPr>
          </w:rPrChange>
        </w:rPr>
      </w:pPr>
      <w:ins w:id="784" w:author="Reza Rajan" w:date="2020-03-13T09:49:00Z">
        <w:r w:rsidRPr="007A1196">
          <w:rPr>
            <w:rFonts w:ascii="Calibri" w:hAnsi="Calibri" w:cs="Calibri"/>
            <w:sz w:val="23"/>
            <w:szCs w:val="23"/>
            <w:rPrChange w:id="785" w:author="Reza Rajan" w:date="2020-03-13T11:13:00Z">
              <w:rPr>
                <w:rFonts w:ascii="Calibri" w:hAnsi="Calibri" w:cs="Calibri"/>
              </w:rPr>
            </w:rPrChange>
          </w:rPr>
          <w:t>Tune the noise covariance matrices to produce suitable results for the filter.</w:t>
        </w:r>
      </w:ins>
    </w:p>
    <w:p w14:paraId="123E9B61" w14:textId="77777777" w:rsidR="00E825BD" w:rsidRPr="007A1196" w:rsidRDefault="00E825BD" w:rsidP="006330C3">
      <w:pPr>
        <w:pStyle w:val="ListParagraph"/>
        <w:numPr>
          <w:ilvl w:val="0"/>
          <w:numId w:val="15"/>
        </w:numPr>
        <w:spacing w:line="276" w:lineRule="auto"/>
        <w:jc w:val="both"/>
        <w:rPr>
          <w:ins w:id="786" w:author="Reza Rajan" w:date="2020-03-13T09:49:00Z"/>
          <w:rFonts w:ascii="Calibri" w:hAnsi="Calibri" w:cs="Calibri"/>
          <w:sz w:val="23"/>
          <w:szCs w:val="23"/>
          <w:rPrChange w:id="787" w:author="Reza Rajan" w:date="2020-03-13T11:13:00Z">
            <w:rPr>
              <w:ins w:id="788" w:author="Reza Rajan" w:date="2020-03-13T09:49:00Z"/>
              <w:rFonts w:ascii="Calibri" w:hAnsi="Calibri" w:cs="Calibri"/>
            </w:rPr>
          </w:rPrChange>
        </w:rPr>
        <w:pPrChange w:id="789" w:author="Reza Rajan" w:date="2020-03-13T10:39:00Z">
          <w:pPr>
            <w:spacing w:line="276" w:lineRule="auto"/>
            <w:jc w:val="both"/>
          </w:pPr>
        </w:pPrChange>
      </w:pPr>
    </w:p>
    <w:p w14:paraId="4CE76A21" w14:textId="2662251A" w:rsidR="00AC07E7" w:rsidRPr="007A1196" w:rsidRDefault="00E825BD">
      <w:pPr>
        <w:spacing w:line="276" w:lineRule="auto"/>
        <w:jc w:val="both"/>
        <w:rPr>
          <w:ins w:id="790" w:author="Reza Rajan" w:date="2020-03-13T09:49:00Z"/>
          <w:del w:id="791" w:author="Cameron" w:date="2020-03-13T10:58:00Z"/>
          <w:rFonts w:ascii="Calibri" w:hAnsi="Calibri" w:cs="Calibri"/>
          <w:sz w:val="23"/>
          <w:szCs w:val="23"/>
          <w:rPrChange w:id="792" w:author="Reza Rajan" w:date="2020-03-13T11:13:00Z">
            <w:rPr>
              <w:ins w:id="793" w:author="Reza Rajan" w:date="2020-03-13T09:49:00Z"/>
              <w:del w:id="794" w:author="Cameron" w:date="2020-03-13T10:58:00Z"/>
              <w:rFonts w:ascii="Calibri" w:hAnsi="Calibri" w:cs="Calibri"/>
              <w:sz w:val="23"/>
              <w:szCs w:val="23"/>
            </w:rPr>
          </w:rPrChange>
        </w:rPr>
      </w:pPr>
      <w:ins w:id="795" w:author="Reza Rajan" w:date="2020-03-13T09:49:00Z">
        <w:r w:rsidRPr="007A1196">
          <w:rPr>
            <w:rFonts w:ascii="Calibri" w:hAnsi="Calibri" w:cs="Calibri"/>
            <w:sz w:val="23"/>
            <w:szCs w:val="23"/>
            <w:rPrChange w:id="796" w:author="Reza Rajan" w:date="2020-03-13T11:13:00Z">
              <w:rPr>
                <w:rFonts w:ascii="Calibri" w:hAnsi="Calibri" w:cs="Calibri"/>
              </w:rPr>
            </w:rPrChange>
          </w:rPr>
          <w:t xml:space="preserve">As such, the code for each of these requirements has been functionalized and the steps have been performed sequentially. Note that an assumption made for </w:t>
        </w:r>
      </w:ins>
      <w:ins w:id="797" w:author="Reza Rajan" w:date="2020-03-13T09:54:00Z">
        <w:r w:rsidR="00D64863" w:rsidRPr="007A1196">
          <w:rPr>
            <w:rFonts w:ascii="Calibri" w:hAnsi="Calibri" w:cs="Calibri"/>
            <w:sz w:val="23"/>
            <w:szCs w:val="23"/>
            <w:rPrChange w:id="798" w:author="Reza Rajan" w:date="2020-03-13T11:13:00Z">
              <w:rPr>
                <w:rFonts w:ascii="Calibri" w:hAnsi="Calibri" w:cs="Calibri"/>
              </w:rPr>
            </w:rPrChange>
          </w:rPr>
          <w:fldChar w:fldCharType="begin"/>
        </w:r>
        <w:r w:rsidR="00D64863" w:rsidRPr="007A1196">
          <w:rPr>
            <w:rFonts w:ascii="Calibri" w:hAnsi="Calibri" w:cs="Calibri"/>
            <w:sz w:val="23"/>
            <w:szCs w:val="23"/>
            <w:rPrChange w:id="799" w:author="Reza Rajan" w:date="2020-03-13T11:13:00Z">
              <w:rPr>
                <w:rFonts w:ascii="Calibri" w:hAnsi="Calibri" w:cs="Calibri"/>
              </w:rPr>
            </w:rPrChange>
          </w:rPr>
          <w:instrText xml:space="preserve"> REF _Ref34985715 \r \p \h </w:instrText>
        </w:r>
      </w:ins>
      <w:r w:rsidR="001F3231" w:rsidRPr="007A1196">
        <w:rPr>
          <w:rFonts w:ascii="Calibri" w:hAnsi="Calibri" w:cs="Calibri"/>
          <w:sz w:val="23"/>
          <w:szCs w:val="23"/>
          <w:rPrChange w:id="800" w:author="Reza Rajan" w:date="2020-03-13T11:13:00Z">
            <w:rPr>
              <w:rFonts w:ascii="Calibri" w:hAnsi="Calibri" w:cs="Calibri"/>
              <w:sz w:val="23"/>
              <w:szCs w:val="23"/>
            </w:rPr>
          </w:rPrChange>
        </w:rPr>
        <w:instrText xml:space="preserve"> \* MERGEFORMAT </w:instrText>
      </w:r>
      <w:r w:rsidR="00D64863" w:rsidRPr="007A1196">
        <w:rPr>
          <w:rFonts w:ascii="Calibri" w:hAnsi="Calibri" w:cs="Calibri"/>
          <w:sz w:val="23"/>
          <w:szCs w:val="23"/>
          <w:rPrChange w:id="801" w:author="Reza Rajan" w:date="2020-03-13T11:13:00Z">
            <w:rPr>
              <w:rFonts w:ascii="Calibri" w:hAnsi="Calibri" w:cs="Calibri"/>
              <w:sz w:val="23"/>
              <w:szCs w:val="23"/>
            </w:rPr>
          </w:rPrChange>
        </w:rPr>
      </w:r>
      <w:r w:rsidR="00D64863" w:rsidRPr="007A1196">
        <w:rPr>
          <w:rFonts w:ascii="Calibri" w:hAnsi="Calibri" w:cs="Calibri"/>
          <w:sz w:val="23"/>
          <w:szCs w:val="23"/>
          <w:rPrChange w:id="802" w:author="Reza Rajan" w:date="2020-03-13T11:13:00Z">
            <w:rPr>
              <w:rFonts w:ascii="Calibri" w:hAnsi="Calibri" w:cs="Calibri"/>
            </w:rPr>
          </w:rPrChange>
        </w:rPr>
        <w:fldChar w:fldCharType="separate"/>
      </w:r>
      <w:r w:rsidR="007A1196">
        <w:rPr>
          <w:rFonts w:ascii="Calibri" w:hAnsi="Calibri" w:cs="Calibri"/>
          <w:sz w:val="23"/>
          <w:szCs w:val="23"/>
          <w:cs/>
        </w:rPr>
        <w:t>‎</w:t>
      </w:r>
      <w:r w:rsidR="007A1196">
        <w:rPr>
          <w:rFonts w:ascii="Calibri" w:hAnsi="Calibri" w:cs="Calibri"/>
          <w:sz w:val="23"/>
          <w:szCs w:val="23"/>
        </w:rPr>
        <w:t>iv above</w:t>
      </w:r>
      <w:ins w:id="803" w:author="Reza Rajan" w:date="2020-03-13T09:54:00Z">
        <w:r w:rsidR="00D64863" w:rsidRPr="007A1196">
          <w:rPr>
            <w:rFonts w:ascii="Calibri" w:hAnsi="Calibri" w:cs="Calibri"/>
            <w:sz w:val="23"/>
            <w:szCs w:val="23"/>
            <w:rPrChange w:id="804" w:author="Reza Rajan" w:date="2020-03-13T11:13:00Z">
              <w:rPr>
                <w:rFonts w:ascii="Calibri" w:hAnsi="Calibri" w:cs="Calibri"/>
              </w:rPr>
            </w:rPrChange>
          </w:rPr>
          <w:fldChar w:fldCharType="end"/>
        </w:r>
      </w:ins>
      <w:ins w:id="805" w:author="Reza Rajan" w:date="2020-03-13T09:55:00Z">
        <w:r w:rsidR="00D64863" w:rsidRPr="007A1196">
          <w:rPr>
            <w:rFonts w:ascii="Calibri" w:hAnsi="Calibri" w:cs="Calibri"/>
            <w:sz w:val="23"/>
            <w:szCs w:val="23"/>
            <w:rPrChange w:id="806" w:author="Reza Rajan" w:date="2020-03-13T11:13:00Z">
              <w:rPr>
                <w:rFonts w:ascii="Calibri" w:hAnsi="Calibri" w:cs="Calibri"/>
              </w:rPr>
            </w:rPrChange>
          </w:rPr>
          <w:t xml:space="preserve"> </w:t>
        </w:r>
      </w:ins>
      <w:ins w:id="807" w:author="Reza Rajan" w:date="2020-03-13T09:49:00Z">
        <w:r w:rsidRPr="007A1196">
          <w:rPr>
            <w:rFonts w:ascii="Calibri" w:hAnsi="Calibri" w:cs="Calibri"/>
            <w:sz w:val="23"/>
            <w:szCs w:val="23"/>
            <w:rPrChange w:id="808" w:author="Reza Rajan" w:date="2020-03-13T11:13:00Z">
              <w:rPr>
                <w:rFonts w:ascii="Calibri" w:hAnsi="Calibri" w:cs="Calibri"/>
              </w:rPr>
            </w:rPrChange>
          </w:rPr>
          <w:t xml:space="preserve">is that the sensor data must be </w:t>
        </w:r>
        <w:r w:rsidRPr="007A1196">
          <w:rPr>
            <w:rFonts w:ascii="Calibri" w:hAnsi="Calibri" w:cs="Calibri"/>
            <w:i/>
            <w:sz w:val="23"/>
            <w:szCs w:val="23"/>
            <w:rPrChange w:id="809" w:author="Reza Rajan" w:date="2020-03-13T11:13:00Z">
              <w:rPr>
                <w:rFonts w:ascii="Calibri" w:hAnsi="Calibri" w:cs="Calibri"/>
                <w:i/>
              </w:rPr>
            </w:rPrChange>
          </w:rPr>
          <w:t>fused</w:t>
        </w:r>
        <w:r w:rsidRPr="007A1196">
          <w:rPr>
            <w:rFonts w:ascii="Calibri" w:hAnsi="Calibri" w:cs="Calibri"/>
            <w:sz w:val="23"/>
            <w:szCs w:val="23"/>
            <w:rPrChange w:id="810" w:author="Reza Rajan" w:date="2020-03-13T11:13:00Z">
              <w:rPr>
                <w:rFonts w:ascii="Calibri" w:hAnsi="Calibri" w:cs="Calibri"/>
              </w:rPr>
            </w:rPrChange>
          </w:rPr>
          <w:t>, i.e. the IPS provides position data, while the wheel odometer provides linear and angular velocities.</w:t>
        </w:r>
      </w:ins>
    </w:p>
    <w:p w14:paraId="7C64A087" w14:textId="77777777" w:rsidR="006330C3" w:rsidRPr="007A1196" w:rsidRDefault="006330C3">
      <w:pPr>
        <w:spacing w:line="276" w:lineRule="auto"/>
        <w:jc w:val="both"/>
        <w:rPr>
          <w:ins w:id="811" w:author="Reza Rajan" w:date="2020-03-13T09:49:00Z"/>
          <w:rFonts w:ascii="Calibri" w:hAnsi="Calibri" w:cs="Calibri"/>
          <w:sz w:val="23"/>
          <w:szCs w:val="23"/>
          <w:rPrChange w:id="812" w:author="Reza Rajan" w:date="2020-03-13T11:13:00Z">
            <w:rPr>
              <w:ins w:id="813" w:author="Reza Rajan" w:date="2020-03-13T09:49:00Z"/>
              <w:rFonts w:ascii="Calibri" w:hAnsi="Calibri" w:cs="Calibri"/>
            </w:rPr>
          </w:rPrChange>
        </w:rPr>
      </w:pPr>
    </w:p>
    <w:p w14:paraId="4A6F8B75" w14:textId="77777777" w:rsidR="00E825BD" w:rsidRPr="007A1196" w:rsidRDefault="00E825BD" w:rsidP="00E825BD">
      <w:pPr>
        <w:pStyle w:val="Heading2"/>
        <w:spacing w:line="276" w:lineRule="auto"/>
        <w:jc w:val="both"/>
        <w:rPr>
          <w:ins w:id="814" w:author="Reza Rajan" w:date="2020-03-13T09:49:00Z"/>
          <w:rFonts w:ascii="Calibri" w:hAnsi="Calibri" w:cs="Calibri"/>
          <w:lang w:val="en-CA"/>
          <w:rPrChange w:id="815" w:author="Reza Rajan" w:date="2020-03-13T11:13:00Z">
            <w:rPr>
              <w:ins w:id="816" w:author="Reza Rajan" w:date="2020-03-13T09:49:00Z"/>
              <w:rFonts w:ascii="Calibri" w:hAnsi="Calibri" w:cs="Calibri"/>
              <w:lang w:val="en-CA"/>
            </w:rPr>
          </w:rPrChange>
        </w:rPr>
      </w:pPr>
      <w:ins w:id="817" w:author="Reza Rajan" w:date="2020-03-13T09:49:00Z">
        <w:r w:rsidRPr="007A1196">
          <w:rPr>
            <w:rFonts w:ascii="Calibri" w:hAnsi="Calibri" w:cs="Calibri"/>
            <w:lang w:val="en-CA"/>
            <w:rPrChange w:id="818" w:author="Reza Rajan" w:date="2020-03-13T11:13:00Z">
              <w:rPr>
                <w:rFonts w:ascii="Calibri" w:hAnsi="Calibri" w:cs="Calibri"/>
                <w:lang w:val="en-CA"/>
              </w:rPr>
            </w:rPrChange>
          </w:rPr>
          <w:t>EKF Parameters</w:t>
        </w:r>
      </w:ins>
    </w:p>
    <w:p w14:paraId="3445F640" w14:textId="77777777" w:rsidR="00E825BD" w:rsidRPr="007A1196" w:rsidRDefault="00E825BD" w:rsidP="00E825BD">
      <w:pPr>
        <w:spacing w:line="276" w:lineRule="auto"/>
        <w:jc w:val="both"/>
        <w:rPr>
          <w:ins w:id="819" w:author="Reza Rajan" w:date="2020-03-13T09:49:00Z"/>
          <w:rFonts w:ascii="Calibri" w:hAnsi="Calibri" w:cs="Calibri"/>
          <w:sz w:val="23"/>
          <w:szCs w:val="23"/>
          <w:lang w:val="en-CA"/>
          <w:rPrChange w:id="820" w:author="Reza Rajan" w:date="2020-03-13T11:13:00Z">
            <w:rPr>
              <w:ins w:id="821" w:author="Reza Rajan" w:date="2020-03-13T09:49:00Z"/>
              <w:rFonts w:ascii="Calibri" w:hAnsi="Calibri" w:cs="Calibri"/>
              <w:lang w:val="en-CA"/>
            </w:rPr>
          </w:rPrChange>
        </w:rPr>
      </w:pPr>
      <w:ins w:id="822" w:author="Reza Rajan" w:date="2020-03-13T09:49:00Z">
        <w:r w:rsidRPr="007A1196">
          <w:rPr>
            <w:rFonts w:ascii="Calibri" w:hAnsi="Calibri" w:cs="Calibri"/>
            <w:sz w:val="23"/>
            <w:szCs w:val="23"/>
            <w:lang w:val="en-CA"/>
            <w:rPrChange w:id="823" w:author="Reza Rajan" w:date="2020-03-13T11:13:00Z">
              <w:rPr>
                <w:rFonts w:ascii="Calibri" w:hAnsi="Calibri" w:cs="Calibri"/>
                <w:lang w:val="en-CA"/>
              </w:rPr>
            </w:rPrChange>
          </w:rPr>
          <w:t>The following are the parameters used in the EKF:</w:t>
        </w:r>
      </w:ins>
    </w:p>
    <w:p w14:paraId="7B04BA8E" w14:textId="77777777" w:rsidR="00E825BD" w:rsidRPr="007A1196" w:rsidRDefault="00E825BD" w:rsidP="00E10819">
      <w:pPr>
        <w:keepNext/>
        <w:spacing w:line="276" w:lineRule="auto"/>
        <w:jc w:val="both"/>
        <w:rPr>
          <w:ins w:id="824" w:author="Reza Rajan" w:date="2020-03-13T09:49:00Z"/>
          <w:del w:id="825" w:author="Cameron" w:date="2020-03-13T11:11:00Z"/>
          <w:rFonts w:ascii="Calibri" w:hAnsi="Calibri" w:cs="Calibri"/>
          <w:sz w:val="23"/>
          <w:szCs w:val="23"/>
          <w:u w:val="single"/>
          <w:lang w:val="en-CA"/>
          <w:rPrChange w:id="826" w:author="Reza Rajan" w:date="2020-03-13T11:13:00Z">
            <w:rPr>
              <w:ins w:id="827" w:author="Reza Rajan" w:date="2020-03-13T09:49:00Z"/>
              <w:del w:id="828" w:author="Cameron" w:date="2020-03-13T11:11:00Z"/>
              <w:rFonts w:ascii="Calibri" w:hAnsi="Calibri" w:cs="Calibri"/>
              <w:u w:val="single"/>
              <w:lang w:val="en-CA"/>
            </w:rPr>
          </w:rPrChange>
        </w:rPr>
        <w:pPrChange w:id="829" w:author="Cameron" w:date="2020-03-13T11:11:00Z">
          <w:pPr>
            <w:spacing w:line="276" w:lineRule="auto"/>
            <w:jc w:val="both"/>
          </w:pPr>
        </w:pPrChange>
      </w:pPr>
      <w:ins w:id="830" w:author="Reza Rajan" w:date="2020-03-13T09:49:00Z">
        <w:r w:rsidRPr="007A1196">
          <w:rPr>
            <w:rFonts w:ascii="Calibri" w:hAnsi="Calibri" w:cs="Calibri"/>
            <w:sz w:val="23"/>
            <w:szCs w:val="23"/>
            <w:u w:val="single"/>
            <w:lang w:val="en-CA"/>
            <w:rPrChange w:id="831" w:author="Reza Rajan" w:date="2020-03-13T11:13:00Z">
              <w:rPr>
                <w:rFonts w:ascii="Calibri" w:hAnsi="Calibri" w:cs="Calibri"/>
                <w:u w:val="single"/>
                <w:lang w:val="en-CA"/>
              </w:rPr>
            </w:rPrChange>
          </w:rPr>
          <w:t>Measurement Noise Covariance Matrix:</w:t>
        </w:r>
      </w:ins>
    </w:p>
    <w:p w14:paraId="7F75DA76" w14:textId="77777777" w:rsidR="00E825BD" w:rsidRPr="007A1196" w:rsidRDefault="00E825BD" w:rsidP="00E10819">
      <w:pPr>
        <w:keepNext/>
        <w:spacing w:line="276" w:lineRule="auto"/>
        <w:jc w:val="both"/>
        <w:rPr>
          <w:ins w:id="832" w:author="Reza Rajan" w:date="2020-03-13T09:49:00Z"/>
          <w:rFonts w:ascii="Calibri" w:hAnsi="Calibri" w:cs="Calibri"/>
          <w:sz w:val="23"/>
          <w:szCs w:val="23"/>
          <w:lang w:val="en-CA"/>
          <w:rPrChange w:id="833" w:author="Reza Rajan" w:date="2020-03-13T11:13:00Z">
            <w:rPr>
              <w:ins w:id="834" w:author="Reza Rajan" w:date="2020-03-13T09:49:00Z"/>
              <w:rFonts w:ascii="Calibri" w:hAnsi="Calibri" w:cs="Calibri"/>
              <w:lang w:val="en-CA"/>
            </w:rPr>
          </w:rPrChange>
        </w:rPr>
        <w:pPrChange w:id="835" w:author="Cameron" w:date="2020-03-13T11:11:00Z">
          <w:pPr>
            <w:spacing w:line="276" w:lineRule="auto"/>
            <w:jc w:val="both"/>
          </w:pPr>
        </w:pPrChange>
      </w:pPr>
    </w:p>
    <w:p w14:paraId="674ACAE3" w14:textId="77777777" w:rsidR="00E825BD" w:rsidRPr="007A1196" w:rsidRDefault="00E825BD" w:rsidP="00E825BD">
      <w:pPr>
        <w:spacing w:line="276" w:lineRule="auto"/>
        <w:jc w:val="both"/>
        <w:rPr>
          <w:ins w:id="836" w:author="Reza Rajan" w:date="2020-03-13T09:49:00Z"/>
          <w:rFonts w:ascii="Calibri" w:hAnsi="Calibri" w:cs="Calibri"/>
          <w:sz w:val="23"/>
          <w:szCs w:val="23"/>
          <w:lang w:val="en-CA"/>
          <w:rPrChange w:id="837" w:author="Reza Rajan" w:date="2020-03-13T11:13:00Z">
            <w:rPr>
              <w:ins w:id="838" w:author="Reza Rajan" w:date="2020-03-13T09:49:00Z"/>
              <w:rFonts w:ascii="Calibri" w:hAnsi="Calibri" w:cs="Calibri"/>
              <w:lang w:val="en-CA"/>
            </w:rPr>
          </w:rPrChange>
        </w:rPr>
      </w:pPr>
      <m:oMathPara>
        <m:oMath>
          <m:d>
            <m:dPr>
              <m:begChr m:val="["/>
              <m:endChr m:val="]"/>
              <m:ctrlPr>
                <w:ins w:id="839" w:author="Reza Rajan" w:date="2020-03-13T09:49:00Z">
                  <w:rPr>
                    <w:rFonts w:ascii="Cambria Math" w:hAnsi="Cambria Math" w:cs="Calibri"/>
                    <w:i/>
                    <w:sz w:val="23"/>
                    <w:szCs w:val="23"/>
                    <w:lang w:val="en-CA"/>
                    <w:rPrChange w:id="840" w:author="Reza Rajan" w:date="2020-03-13T11:13:00Z">
                      <w:rPr>
                        <w:rFonts w:ascii="Cambria Math" w:hAnsi="Cambria Math" w:cs="Calibri"/>
                        <w:i/>
                        <w:sz w:val="23"/>
                        <w:szCs w:val="23"/>
                        <w:lang w:val="en-CA"/>
                      </w:rPr>
                    </w:rPrChange>
                  </w:rPr>
                </w:ins>
              </m:ctrlPr>
            </m:dPr>
            <m:e>
              <m:m>
                <m:mPr>
                  <m:mcs>
                    <m:mc>
                      <m:mcPr>
                        <m:count m:val="3"/>
                        <m:mcJc m:val="center"/>
                      </m:mcPr>
                    </m:mc>
                  </m:mcs>
                  <m:ctrlPr>
                    <w:ins w:id="841" w:author="Reza Rajan" w:date="2020-03-13T09:49:00Z">
                      <w:rPr>
                        <w:rFonts w:ascii="Cambria Math" w:hAnsi="Cambria Math" w:cs="Calibri"/>
                        <w:i/>
                        <w:sz w:val="23"/>
                        <w:szCs w:val="23"/>
                        <w:lang w:val="en-CA"/>
                        <w:rPrChange w:id="842" w:author="Reza Rajan" w:date="2020-03-13T11:13:00Z">
                          <w:rPr>
                            <w:rFonts w:ascii="Cambria Math" w:hAnsi="Cambria Math" w:cs="Calibri"/>
                            <w:i/>
                            <w:sz w:val="23"/>
                            <w:szCs w:val="23"/>
                            <w:lang w:val="en-CA"/>
                          </w:rPr>
                        </w:rPrChange>
                      </w:rPr>
                    </w:ins>
                  </m:ctrlPr>
                </m:mPr>
                <m:mr>
                  <m:e>
                    <m:r>
                      <w:ins w:id="843" w:author="Reza Rajan" w:date="2020-03-13T09:49:00Z">
                        <w:rPr>
                          <w:rFonts w:ascii="Cambria Math" w:hAnsi="Cambria Math" w:cs="Calibri"/>
                          <w:sz w:val="23"/>
                          <w:szCs w:val="23"/>
                          <w:lang w:val="en-CA"/>
                          <w:rPrChange w:id="844" w:author="Reza Rajan" w:date="2020-03-13T11:13:00Z">
                            <w:rPr>
                              <w:rFonts w:ascii="Cambria Math" w:hAnsi="Cambria Math" w:cs="Calibri"/>
                              <w:lang w:val="en-CA"/>
                            </w:rPr>
                          </w:rPrChange>
                        </w:rPr>
                        <m:t>0.01</m:t>
                      </w:ins>
                    </m:r>
                  </m:e>
                  <m:e>
                    <m:r>
                      <w:ins w:id="845" w:author="Reza Rajan" w:date="2020-03-13T09:49:00Z">
                        <w:rPr>
                          <w:rFonts w:ascii="Cambria Math" w:hAnsi="Cambria Math" w:cs="Calibri"/>
                          <w:sz w:val="23"/>
                          <w:szCs w:val="23"/>
                          <w:lang w:val="en-CA"/>
                          <w:rPrChange w:id="846" w:author="Reza Rajan" w:date="2020-03-13T11:13:00Z">
                            <w:rPr>
                              <w:rFonts w:ascii="Cambria Math" w:hAnsi="Cambria Math" w:cs="Calibri"/>
                              <w:lang w:val="en-CA"/>
                            </w:rPr>
                          </w:rPrChange>
                        </w:rPr>
                        <m:t>0</m:t>
                      </w:ins>
                    </m:r>
                  </m:e>
                  <m:e>
                    <m:r>
                      <w:ins w:id="847" w:author="Reza Rajan" w:date="2020-03-13T09:49:00Z">
                        <w:rPr>
                          <w:rFonts w:ascii="Cambria Math" w:hAnsi="Cambria Math" w:cs="Calibri"/>
                          <w:sz w:val="23"/>
                          <w:szCs w:val="23"/>
                          <w:lang w:val="en-CA"/>
                          <w:rPrChange w:id="848" w:author="Reza Rajan" w:date="2020-03-13T11:13:00Z">
                            <w:rPr>
                              <w:rFonts w:ascii="Cambria Math" w:hAnsi="Cambria Math" w:cs="Calibri"/>
                              <w:lang w:val="en-CA"/>
                            </w:rPr>
                          </w:rPrChange>
                        </w:rPr>
                        <m:t>0</m:t>
                      </w:ins>
                    </m:r>
                  </m:e>
                </m:mr>
                <m:mr>
                  <m:e>
                    <m:r>
                      <w:ins w:id="849" w:author="Reza Rajan" w:date="2020-03-13T09:49:00Z">
                        <w:rPr>
                          <w:rFonts w:ascii="Cambria Math" w:hAnsi="Cambria Math" w:cs="Calibri"/>
                          <w:sz w:val="23"/>
                          <w:szCs w:val="23"/>
                          <w:lang w:val="en-CA"/>
                          <w:rPrChange w:id="850" w:author="Reza Rajan" w:date="2020-03-13T11:13:00Z">
                            <w:rPr>
                              <w:rFonts w:ascii="Cambria Math" w:hAnsi="Cambria Math" w:cs="Calibri"/>
                              <w:lang w:val="en-CA"/>
                            </w:rPr>
                          </w:rPrChange>
                        </w:rPr>
                        <m:t>0</m:t>
                      </w:ins>
                    </m:r>
                  </m:e>
                  <m:e>
                    <m:r>
                      <w:ins w:id="851" w:author="Reza Rajan" w:date="2020-03-13T09:49:00Z">
                        <w:rPr>
                          <w:rFonts w:ascii="Cambria Math" w:hAnsi="Cambria Math" w:cs="Calibri"/>
                          <w:sz w:val="23"/>
                          <w:szCs w:val="23"/>
                          <w:lang w:val="en-CA"/>
                          <w:rPrChange w:id="852" w:author="Reza Rajan" w:date="2020-03-13T11:13:00Z">
                            <w:rPr>
                              <w:rFonts w:ascii="Cambria Math" w:hAnsi="Cambria Math" w:cs="Calibri"/>
                              <w:lang w:val="en-CA"/>
                            </w:rPr>
                          </w:rPrChange>
                        </w:rPr>
                        <m:t>0.01</m:t>
                      </w:ins>
                    </m:r>
                  </m:e>
                  <m:e>
                    <m:r>
                      <w:ins w:id="853" w:author="Reza Rajan" w:date="2020-03-13T09:49:00Z">
                        <w:rPr>
                          <w:rFonts w:ascii="Cambria Math" w:hAnsi="Cambria Math" w:cs="Calibri"/>
                          <w:sz w:val="23"/>
                          <w:szCs w:val="23"/>
                          <w:lang w:val="en-CA"/>
                          <w:rPrChange w:id="854" w:author="Reza Rajan" w:date="2020-03-13T11:13:00Z">
                            <w:rPr>
                              <w:rFonts w:ascii="Cambria Math" w:hAnsi="Cambria Math" w:cs="Calibri"/>
                              <w:lang w:val="en-CA"/>
                            </w:rPr>
                          </w:rPrChange>
                        </w:rPr>
                        <m:t>0</m:t>
                      </w:ins>
                    </m:r>
                  </m:e>
                </m:mr>
                <m:mr>
                  <m:e>
                    <m:r>
                      <w:ins w:id="855" w:author="Reza Rajan" w:date="2020-03-13T09:49:00Z">
                        <w:rPr>
                          <w:rFonts w:ascii="Cambria Math" w:hAnsi="Cambria Math" w:cs="Calibri"/>
                          <w:sz w:val="23"/>
                          <w:szCs w:val="23"/>
                          <w:lang w:val="en-CA"/>
                          <w:rPrChange w:id="856" w:author="Reza Rajan" w:date="2020-03-13T11:13:00Z">
                            <w:rPr>
                              <w:rFonts w:ascii="Cambria Math" w:hAnsi="Cambria Math" w:cs="Calibri"/>
                              <w:lang w:val="en-CA"/>
                            </w:rPr>
                          </w:rPrChange>
                        </w:rPr>
                        <m:t>0</m:t>
                      </w:ins>
                    </m:r>
                  </m:e>
                  <m:e>
                    <m:r>
                      <w:ins w:id="857" w:author="Reza Rajan" w:date="2020-03-13T09:49:00Z">
                        <w:rPr>
                          <w:rFonts w:ascii="Cambria Math" w:hAnsi="Cambria Math" w:cs="Calibri"/>
                          <w:sz w:val="23"/>
                          <w:szCs w:val="23"/>
                          <w:lang w:val="en-CA"/>
                          <w:rPrChange w:id="858" w:author="Reza Rajan" w:date="2020-03-13T11:13:00Z">
                            <w:rPr>
                              <w:rFonts w:ascii="Cambria Math" w:hAnsi="Cambria Math" w:cs="Calibri"/>
                              <w:lang w:val="en-CA"/>
                            </w:rPr>
                          </w:rPrChange>
                        </w:rPr>
                        <m:t>0</m:t>
                      </w:ins>
                    </m:r>
                  </m:e>
                  <m:e>
                    <m:r>
                      <w:ins w:id="859" w:author="Reza Rajan" w:date="2020-03-13T09:49:00Z">
                        <w:rPr>
                          <w:rFonts w:ascii="Cambria Math" w:hAnsi="Cambria Math" w:cs="Calibri"/>
                          <w:sz w:val="23"/>
                          <w:szCs w:val="23"/>
                          <w:lang w:val="en-CA"/>
                          <w:rPrChange w:id="860" w:author="Reza Rajan" w:date="2020-03-13T11:13:00Z">
                            <w:rPr>
                              <w:rFonts w:ascii="Cambria Math" w:hAnsi="Cambria Math" w:cs="Calibri"/>
                              <w:lang w:val="en-CA"/>
                            </w:rPr>
                          </w:rPrChange>
                        </w:rPr>
                        <m:t>0.01</m:t>
                      </w:ins>
                    </m:r>
                  </m:e>
                </m:mr>
              </m:m>
            </m:e>
          </m:d>
        </m:oMath>
      </m:oMathPara>
    </w:p>
    <w:p w14:paraId="02A9EDBF" w14:textId="77777777" w:rsidR="0035596D" w:rsidRPr="007A1196" w:rsidRDefault="0035596D" w:rsidP="00E825BD">
      <w:pPr>
        <w:spacing w:line="276" w:lineRule="auto"/>
        <w:jc w:val="both"/>
        <w:rPr>
          <w:ins w:id="861" w:author="Reza Rajan" w:date="2020-03-13T10:14:00Z"/>
          <w:rFonts w:ascii="Calibri" w:hAnsi="Calibri" w:cs="Calibri"/>
          <w:sz w:val="23"/>
          <w:szCs w:val="23"/>
          <w:lang w:val="en-CA"/>
          <w:rPrChange w:id="862" w:author="Reza Rajan" w:date="2020-03-13T11:13:00Z">
            <w:rPr>
              <w:ins w:id="863" w:author="Reza Rajan" w:date="2020-03-13T10:14:00Z"/>
              <w:rFonts w:ascii="Calibri" w:hAnsi="Calibri" w:cs="Calibri"/>
              <w:sz w:val="23"/>
              <w:szCs w:val="23"/>
              <w:lang w:val="en-CA"/>
            </w:rPr>
          </w:rPrChange>
        </w:rPr>
      </w:pPr>
    </w:p>
    <w:p w14:paraId="3B566791" w14:textId="77777777" w:rsidR="00E825BD" w:rsidRPr="007A1196" w:rsidRDefault="00E825BD" w:rsidP="00E825BD">
      <w:pPr>
        <w:spacing w:line="276" w:lineRule="auto"/>
        <w:jc w:val="both"/>
        <w:rPr>
          <w:ins w:id="864" w:author="Reza Rajan" w:date="2020-03-13T09:49:00Z"/>
          <w:rFonts w:ascii="Calibri" w:hAnsi="Calibri" w:cs="Calibri"/>
          <w:sz w:val="23"/>
          <w:szCs w:val="23"/>
          <w:lang w:val="en-CA"/>
          <w:rPrChange w:id="865" w:author="Reza Rajan" w:date="2020-03-13T11:13:00Z">
            <w:rPr>
              <w:ins w:id="866" w:author="Reza Rajan" w:date="2020-03-13T09:49:00Z"/>
              <w:rFonts w:ascii="Calibri" w:hAnsi="Calibri" w:cs="Calibri"/>
              <w:lang w:val="en-CA"/>
            </w:rPr>
          </w:rPrChange>
        </w:rPr>
      </w:pPr>
      <w:ins w:id="867" w:author="Reza Rajan" w:date="2020-03-13T09:49:00Z">
        <w:r w:rsidRPr="007A1196">
          <w:rPr>
            <w:rFonts w:ascii="Calibri" w:hAnsi="Calibri" w:cs="Calibri"/>
            <w:sz w:val="23"/>
            <w:szCs w:val="23"/>
            <w:lang w:val="en-CA"/>
            <w:rPrChange w:id="868" w:author="Reza Rajan" w:date="2020-03-13T11:13:00Z">
              <w:rPr>
                <w:rFonts w:ascii="Calibri" w:hAnsi="Calibri" w:cs="Calibri"/>
                <w:lang w:val="en-CA"/>
              </w:rPr>
            </w:rPrChange>
          </w:rPr>
          <w:t>This parameter is set based on the injected noise, with standard deviation of 10 cm (0.1m), and thus, variance of 0.01 m.</w:t>
        </w:r>
      </w:ins>
    </w:p>
    <w:p w14:paraId="7CCFFE3D" w14:textId="77777777" w:rsidR="00E825BD" w:rsidRPr="007A1196" w:rsidRDefault="00E825BD" w:rsidP="00E825BD">
      <w:pPr>
        <w:spacing w:line="276" w:lineRule="auto"/>
        <w:jc w:val="both"/>
        <w:rPr>
          <w:ins w:id="869" w:author="Reza Rajan" w:date="2020-03-13T09:49:00Z"/>
          <w:rFonts w:ascii="Calibri" w:hAnsi="Calibri" w:cs="Calibri"/>
          <w:sz w:val="23"/>
          <w:szCs w:val="23"/>
          <w:u w:val="single"/>
          <w:lang w:val="en-CA"/>
          <w:rPrChange w:id="870" w:author="Reza Rajan" w:date="2020-03-13T11:13:00Z">
            <w:rPr>
              <w:ins w:id="871" w:author="Reza Rajan" w:date="2020-03-13T09:49:00Z"/>
              <w:rFonts w:ascii="Calibri" w:hAnsi="Calibri" w:cs="Calibri"/>
              <w:u w:val="single"/>
              <w:lang w:val="en-CA"/>
            </w:rPr>
          </w:rPrChange>
        </w:rPr>
      </w:pPr>
    </w:p>
    <w:p w14:paraId="52595ED3" w14:textId="77777777" w:rsidR="00E825BD" w:rsidRPr="007A1196" w:rsidRDefault="00E825BD" w:rsidP="00E825BD">
      <w:pPr>
        <w:spacing w:line="276" w:lineRule="auto"/>
        <w:jc w:val="both"/>
        <w:rPr>
          <w:ins w:id="872" w:author="Reza Rajan" w:date="2020-03-13T09:49:00Z"/>
          <w:rFonts w:ascii="Calibri" w:hAnsi="Calibri" w:cs="Calibri"/>
          <w:sz w:val="23"/>
          <w:szCs w:val="23"/>
          <w:u w:val="single"/>
          <w:lang w:val="en-CA"/>
          <w:rPrChange w:id="873" w:author="Reza Rajan" w:date="2020-03-13T11:13:00Z">
            <w:rPr>
              <w:ins w:id="874" w:author="Reza Rajan" w:date="2020-03-13T09:49:00Z"/>
              <w:rFonts w:ascii="Calibri" w:hAnsi="Calibri" w:cs="Calibri"/>
              <w:u w:val="single"/>
              <w:lang w:val="en-CA"/>
            </w:rPr>
          </w:rPrChange>
        </w:rPr>
      </w:pPr>
      <w:ins w:id="875" w:author="Reza Rajan" w:date="2020-03-13T09:49:00Z">
        <w:r w:rsidRPr="007A1196">
          <w:rPr>
            <w:rFonts w:ascii="Calibri" w:hAnsi="Calibri" w:cs="Calibri"/>
            <w:sz w:val="23"/>
            <w:szCs w:val="23"/>
            <w:u w:val="single"/>
            <w:lang w:val="en-CA"/>
            <w:rPrChange w:id="876" w:author="Reza Rajan" w:date="2020-03-13T11:13:00Z">
              <w:rPr>
                <w:rFonts w:ascii="Calibri" w:hAnsi="Calibri" w:cs="Calibri"/>
                <w:u w:val="single"/>
                <w:lang w:val="en-CA"/>
              </w:rPr>
            </w:rPrChange>
          </w:rPr>
          <w:t>Process Noise Covariance Matrix:</w:t>
        </w:r>
      </w:ins>
    </w:p>
    <w:p w14:paraId="49979773" w14:textId="77777777" w:rsidR="00E825BD" w:rsidRPr="007A1196" w:rsidRDefault="00E825BD" w:rsidP="00E825BD">
      <w:pPr>
        <w:spacing w:line="276" w:lineRule="auto"/>
        <w:jc w:val="both"/>
        <w:rPr>
          <w:ins w:id="877" w:author="Reza Rajan" w:date="2020-03-13T09:49:00Z"/>
          <w:rFonts w:ascii="Calibri" w:eastAsiaTheme="minorEastAsia" w:hAnsi="Calibri" w:cs="Calibri"/>
          <w:sz w:val="23"/>
          <w:szCs w:val="23"/>
          <w:lang w:val="en-CA"/>
          <w:rPrChange w:id="878" w:author="Reza Rajan" w:date="2020-03-13T11:13:00Z">
            <w:rPr>
              <w:ins w:id="879" w:author="Reza Rajan" w:date="2020-03-13T09:49:00Z"/>
              <w:rFonts w:ascii="Calibri" w:eastAsiaTheme="minorEastAsia" w:hAnsi="Calibri" w:cs="Calibri"/>
              <w:lang w:val="en-CA"/>
            </w:rPr>
          </w:rPrChange>
        </w:rPr>
      </w:pPr>
    </w:p>
    <w:p w14:paraId="460A2215" w14:textId="449637F0" w:rsidR="00E825BD" w:rsidRPr="007A1196" w:rsidRDefault="00E825BD" w:rsidP="00E825BD">
      <w:pPr>
        <w:spacing w:line="276" w:lineRule="auto"/>
        <w:jc w:val="both"/>
        <w:rPr>
          <w:ins w:id="880" w:author="Reza Rajan" w:date="2020-03-13T09:49:00Z"/>
          <w:rFonts w:ascii="Calibri" w:hAnsi="Calibri" w:cs="Calibri"/>
          <w:sz w:val="23"/>
          <w:szCs w:val="23"/>
          <w:lang w:val="en-CA"/>
          <w:rPrChange w:id="881" w:author="Reza Rajan" w:date="2020-03-13T11:13:00Z">
            <w:rPr>
              <w:ins w:id="882" w:author="Reza Rajan" w:date="2020-03-13T09:49:00Z"/>
              <w:rFonts w:ascii="Calibri" w:hAnsi="Calibri" w:cs="Calibri"/>
              <w:lang w:val="en-CA"/>
            </w:rPr>
          </w:rPrChange>
        </w:rPr>
      </w:pPr>
      <m:oMathPara>
        <m:oMath>
          <m:d>
            <m:dPr>
              <m:begChr m:val="["/>
              <m:endChr m:val="]"/>
              <m:ctrlPr>
                <w:ins w:id="883" w:author="Reza Rajan" w:date="2020-03-13T09:49:00Z">
                  <w:rPr>
                    <w:rFonts w:ascii="Cambria Math" w:hAnsi="Cambria Math" w:cs="Calibri"/>
                    <w:i/>
                    <w:sz w:val="23"/>
                    <w:szCs w:val="23"/>
                    <w:lang w:val="en-CA"/>
                    <w:rPrChange w:id="884" w:author="Reza Rajan" w:date="2020-03-13T11:13:00Z">
                      <w:rPr>
                        <w:rFonts w:ascii="Cambria Math" w:hAnsi="Cambria Math" w:cs="Calibri"/>
                        <w:i/>
                        <w:sz w:val="23"/>
                        <w:szCs w:val="23"/>
                        <w:lang w:val="en-CA"/>
                      </w:rPr>
                    </w:rPrChange>
                  </w:rPr>
                </w:ins>
              </m:ctrlPr>
            </m:dPr>
            <m:e>
              <m:m>
                <m:mPr>
                  <m:mcs>
                    <m:mc>
                      <m:mcPr>
                        <m:count m:val="3"/>
                        <m:mcJc m:val="center"/>
                      </m:mcPr>
                    </m:mc>
                  </m:mcs>
                  <m:ctrlPr>
                    <w:ins w:id="885" w:author="Reza Rajan" w:date="2020-03-13T09:49:00Z">
                      <w:rPr>
                        <w:rFonts w:ascii="Cambria Math" w:hAnsi="Cambria Math" w:cs="Calibri"/>
                        <w:i/>
                        <w:sz w:val="23"/>
                        <w:szCs w:val="23"/>
                        <w:lang w:val="en-CA"/>
                        <w:rPrChange w:id="886" w:author="Reza Rajan" w:date="2020-03-13T11:13:00Z">
                          <w:rPr>
                            <w:rFonts w:ascii="Cambria Math" w:hAnsi="Cambria Math" w:cs="Calibri"/>
                            <w:i/>
                            <w:sz w:val="23"/>
                            <w:szCs w:val="23"/>
                            <w:lang w:val="en-CA"/>
                          </w:rPr>
                        </w:rPrChange>
                      </w:rPr>
                    </w:ins>
                  </m:ctrlPr>
                </m:mPr>
                <m:mr>
                  <m:e>
                    <m:r>
                      <w:ins w:id="887" w:author="Reza Rajan" w:date="2020-03-13T09:49:00Z">
                        <w:rPr>
                          <w:rFonts w:ascii="Cambria Math" w:hAnsi="Cambria Math" w:cs="Calibri"/>
                          <w:sz w:val="23"/>
                          <w:szCs w:val="23"/>
                          <w:lang w:val="en-CA"/>
                          <w:rPrChange w:id="888" w:author="Reza Rajan" w:date="2020-03-13T11:13:00Z">
                            <w:rPr>
                              <w:rFonts w:ascii="Cambria Math" w:hAnsi="Cambria Math" w:cs="Calibri"/>
                              <w:lang w:val="en-CA"/>
                            </w:rPr>
                          </w:rPrChange>
                        </w:rPr>
                        <m:t>0.01</m:t>
                      </w:ins>
                    </m:r>
                  </m:e>
                  <m:e>
                    <m:r>
                      <w:ins w:id="889" w:author="Reza Rajan" w:date="2020-03-13T09:49:00Z">
                        <w:rPr>
                          <w:rFonts w:ascii="Cambria Math" w:hAnsi="Cambria Math" w:cs="Calibri"/>
                          <w:sz w:val="23"/>
                          <w:szCs w:val="23"/>
                          <w:lang w:val="en-CA"/>
                          <w:rPrChange w:id="890" w:author="Reza Rajan" w:date="2020-03-13T11:13:00Z">
                            <w:rPr>
                              <w:rFonts w:ascii="Cambria Math" w:hAnsi="Cambria Math" w:cs="Calibri"/>
                              <w:lang w:val="en-CA"/>
                            </w:rPr>
                          </w:rPrChange>
                        </w:rPr>
                        <m:t>0</m:t>
                      </w:ins>
                    </m:r>
                  </m:e>
                  <m:e>
                    <m:r>
                      <w:ins w:id="891" w:author="Reza Rajan" w:date="2020-03-13T09:49:00Z">
                        <w:rPr>
                          <w:rFonts w:ascii="Cambria Math" w:hAnsi="Cambria Math" w:cs="Calibri"/>
                          <w:sz w:val="23"/>
                          <w:szCs w:val="23"/>
                          <w:lang w:val="en-CA"/>
                          <w:rPrChange w:id="892" w:author="Reza Rajan" w:date="2020-03-13T11:13:00Z">
                            <w:rPr>
                              <w:rFonts w:ascii="Cambria Math" w:hAnsi="Cambria Math" w:cs="Calibri"/>
                              <w:lang w:val="en-CA"/>
                            </w:rPr>
                          </w:rPrChange>
                        </w:rPr>
                        <m:t>0</m:t>
                      </w:ins>
                    </m:r>
                  </m:e>
                </m:mr>
                <m:mr>
                  <m:e>
                    <m:r>
                      <w:ins w:id="893" w:author="Reza Rajan" w:date="2020-03-13T09:49:00Z">
                        <w:rPr>
                          <w:rFonts w:ascii="Cambria Math" w:hAnsi="Cambria Math" w:cs="Calibri"/>
                          <w:sz w:val="23"/>
                          <w:szCs w:val="23"/>
                          <w:lang w:val="en-CA"/>
                          <w:rPrChange w:id="894" w:author="Reza Rajan" w:date="2020-03-13T11:13:00Z">
                            <w:rPr>
                              <w:rFonts w:ascii="Cambria Math" w:hAnsi="Cambria Math" w:cs="Calibri"/>
                              <w:lang w:val="en-CA"/>
                            </w:rPr>
                          </w:rPrChange>
                        </w:rPr>
                        <m:t>0</m:t>
                      </w:ins>
                    </m:r>
                  </m:e>
                  <m:e>
                    <m:r>
                      <w:ins w:id="895" w:author="Reza Rajan" w:date="2020-03-13T09:49:00Z">
                        <w:rPr>
                          <w:rFonts w:ascii="Cambria Math" w:hAnsi="Cambria Math" w:cs="Calibri"/>
                          <w:sz w:val="23"/>
                          <w:szCs w:val="23"/>
                          <w:lang w:val="en-CA"/>
                          <w:rPrChange w:id="896" w:author="Reza Rajan" w:date="2020-03-13T11:13:00Z">
                            <w:rPr>
                              <w:rFonts w:ascii="Cambria Math" w:hAnsi="Cambria Math" w:cs="Calibri"/>
                              <w:lang w:val="en-CA"/>
                            </w:rPr>
                          </w:rPrChange>
                        </w:rPr>
                        <m:t>0.01</m:t>
                      </w:ins>
                    </m:r>
                  </m:e>
                  <m:e>
                    <m:r>
                      <w:ins w:id="897" w:author="Reza Rajan" w:date="2020-03-13T09:49:00Z">
                        <w:rPr>
                          <w:rFonts w:ascii="Cambria Math" w:hAnsi="Cambria Math" w:cs="Calibri"/>
                          <w:sz w:val="23"/>
                          <w:szCs w:val="23"/>
                          <w:lang w:val="en-CA"/>
                          <w:rPrChange w:id="898" w:author="Reza Rajan" w:date="2020-03-13T11:13:00Z">
                            <w:rPr>
                              <w:rFonts w:ascii="Cambria Math" w:hAnsi="Cambria Math" w:cs="Calibri"/>
                              <w:lang w:val="en-CA"/>
                            </w:rPr>
                          </w:rPrChange>
                        </w:rPr>
                        <m:t>0</m:t>
                      </w:ins>
                    </m:r>
                  </m:e>
                </m:mr>
                <m:mr>
                  <m:e>
                    <m:r>
                      <w:ins w:id="899" w:author="Reza Rajan" w:date="2020-03-13T09:49:00Z">
                        <w:rPr>
                          <w:rFonts w:ascii="Cambria Math" w:hAnsi="Cambria Math" w:cs="Calibri"/>
                          <w:sz w:val="23"/>
                          <w:szCs w:val="23"/>
                          <w:lang w:val="en-CA"/>
                          <w:rPrChange w:id="900" w:author="Reza Rajan" w:date="2020-03-13T11:13:00Z">
                            <w:rPr>
                              <w:rFonts w:ascii="Cambria Math" w:hAnsi="Cambria Math" w:cs="Calibri"/>
                              <w:lang w:val="en-CA"/>
                            </w:rPr>
                          </w:rPrChange>
                        </w:rPr>
                        <m:t>0</m:t>
                      </w:ins>
                    </m:r>
                  </m:e>
                  <m:e>
                    <m:r>
                      <w:ins w:id="901" w:author="Reza Rajan" w:date="2020-03-13T09:49:00Z">
                        <w:rPr>
                          <w:rFonts w:ascii="Cambria Math" w:hAnsi="Cambria Math" w:cs="Calibri"/>
                          <w:sz w:val="23"/>
                          <w:szCs w:val="23"/>
                          <w:lang w:val="en-CA"/>
                          <w:rPrChange w:id="902" w:author="Reza Rajan" w:date="2020-03-13T11:13:00Z">
                            <w:rPr>
                              <w:rFonts w:ascii="Cambria Math" w:hAnsi="Cambria Math" w:cs="Calibri"/>
                              <w:lang w:val="en-CA"/>
                            </w:rPr>
                          </w:rPrChange>
                        </w:rPr>
                        <m:t>0</m:t>
                      </w:ins>
                    </m:r>
                  </m:e>
                  <m:e>
                    <m:r>
                      <w:ins w:id="903" w:author="Reza Rajan" w:date="2020-03-13T09:49:00Z">
                        <w:rPr>
                          <w:rFonts w:ascii="Cambria Math" w:hAnsi="Cambria Math" w:cs="Calibri"/>
                          <w:sz w:val="23"/>
                          <w:szCs w:val="23"/>
                          <w:lang w:val="en-CA"/>
                          <w:rPrChange w:id="904" w:author="Reza Rajan" w:date="2020-03-13T11:13:00Z">
                            <w:rPr>
                              <w:rFonts w:ascii="Cambria Math" w:hAnsi="Cambria Math" w:cs="Calibri"/>
                              <w:lang w:val="en-CA"/>
                            </w:rPr>
                          </w:rPrChange>
                        </w:rPr>
                        <m:t>0.01</m:t>
                      </w:ins>
                    </m:r>
                  </m:e>
                </m:mr>
              </m:m>
              <m:ctrlPr>
                <w:ins w:id="905" w:author="Reza Rajan" w:date="2020-03-13T09:49:00Z">
                  <w:rPr>
                    <w:rFonts w:ascii="Cambria Math" w:hAnsi="Cambria Math" w:cs="Calibri"/>
                    <w:i/>
                    <w:lang w:val="en-CA"/>
                    <w:rPrChange w:id="906" w:author="Reza Rajan" w:date="2020-03-13T11:13:00Z">
                      <w:rPr>
                        <w:rFonts w:ascii="Cambria Math" w:hAnsi="Cambria Math" w:cs="Calibri"/>
                        <w:i/>
                        <w:lang w:val="en-CA"/>
                      </w:rPr>
                    </w:rPrChange>
                  </w:rPr>
                </w:ins>
              </m:ctrlPr>
            </m:e>
          </m:d>
        </m:oMath>
      </m:oMathPara>
    </w:p>
    <w:p w14:paraId="7AF4611E" w14:textId="77777777" w:rsidR="0035596D" w:rsidRPr="007A1196" w:rsidRDefault="0035596D" w:rsidP="00E825BD">
      <w:pPr>
        <w:spacing w:line="276" w:lineRule="auto"/>
        <w:jc w:val="both"/>
        <w:rPr>
          <w:ins w:id="907" w:author="Reza Rajan" w:date="2020-03-13T10:14:00Z"/>
          <w:rFonts w:ascii="Calibri" w:hAnsi="Calibri" w:cs="Calibri"/>
          <w:sz w:val="23"/>
          <w:szCs w:val="23"/>
          <w:lang w:val="en-CA"/>
          <w:rPrChange w:id="908" w:author="Reza Rajan" w:date="2020-03-13T11:13:00Z">
            <w:rPr>
              <w:ins w:id="909" w:author="Reza Rajan" w:date="2020-03-13T10:14:00Z"/>
              <w:rFonts w:ascii="Calibri" w:hAnsi="Calibri" w:cs="Calibri"/>
              <w:sz w:val="23"/>
              <w:szCs w:val="23"/>
              <w:lang w:val="en-CA"/>
            </w:rPr>
          </w:rPrChange>
        </w:rPr>
      </w:pPr>
    </w:p>
    <w:p w14:paraId="0DCA5101" w14:textId="77777777" w:rsidR="00E825BD" w:rsidRPr="007A1196" w:rsidRDefault="00E825BD" w:rsidP="00E825BD">
      <w:pPr>
        <w:spacing w:line="276" w:lineRule="auto"/>
        <w:jc w:val="both"/>
        <w:rPr>
          <w:ins w:id="910" w:author="Reza Rajan" w:date="2020-03-13T09:49:00Z"/>
          <w:rFonts w:ascii="Calibri" w:hAnsi="Calibri" w:cs="Calibri"/>
          <w:sz w:val="23"/>
          <w:szCs w:val="23"/>
          <w:lang w:val="en-CA"/>
          <w:rPrChange w:id="911" w:author="Reza Rajan" w:date="2020-03-13T11:13:00Z">
            <w:rPr>
              <w:ins w:id="912" w:author="Reza Rajan" w:date="2020-03-13T09:49:00Z"/>
              <w:rFonts w:ascii="Calibri" w:hAnsi="Calibri" w:cs="Calibri"/>
              <w:lang w:val="en-CA"/>
            </w:rPr>
          </w:rPrChange>
        </w:rPr>
      </w:pPr>
      <w:ins w:id="913" w:author="Reza Rajan" w:date="2020-03-13T09:49:00Z">
        <w:r w:rsidRPr="007A1196">
          <w:rPr>
            <w:rFonts w:ascii="Calibri" w:hAnsi="Calibri" w:cs="Calibri"/>
            <w:sz w:val="23"/>
            <w:szCs w:val="23"/>
            <w:lang w:val="en-CA"/>
            <w:rPrChange w:id="914" w:author="Reza Rajan" w:date="2020-03-13T11:13:00Z">
              <w:rPr>
                <w:rFonts w:ascii="Calibri" w:hAnsi="Calibri" w:cs="Calibri"/>
                <w:lang w:val="en-CA"/>
              </w:rPr>
            </w:rPrChange>
          </w:rPr>
          <w:t xml:space="preserve">This parameter should be tuned, so as a </w:t>
        </w:r>
        <w:del w:id="915" w:author="Cameron" w:date="2020-03-13T10:03:00Z">
          <w:r w:rsidRPr="007A1196">
            <w:rPr>
              <w:rFonts w:ascii="Calibri" w:hAnsi="Calibri" w:cs="Calibri"/>
              <w:sz w:val="23"/>
              <w:szCs w:val="23"/>
              <w:lang w:val="en-CA"/>
              <w:rPrChange w:id="916" w:author="Reza Rajan" w:date="2020-03-13T11:13:00Z">
                <w:rPr>
                  <w:rFonts w:ascii="Calibri" w:hAnsi="Calibri" w:cs="Calibri"/>
                  <w:lang w:val="en-CA"/>
                </w:rPr>
              </w:rPrChange>
            </w:rPr>
            <w:delText xml:space="preserve">semi-random </w:delText>
          </w:r>
        </w:del>
        <w:r w:rsidRPr="007A1196">
          <w:rPr>
            <w:rFonts w:ascii="Calibri" w:hAnsi="Calibri" w:cs="Calibri"/>
            <w:sz w:val="23"/>
            <w:szCs w:val="23"/>
            <w:lang w:val="en-CA"/>
            <w:rPrChange w:id="917" w:author="Reza Rajan" w:date="2020-03-13T11:13:00Z">
              <w:rPr>
                <w:rFonts w:ascii="Calibri" w:hAnsi="Calibri" w:cs="Calibri"/>
                <w:lang w:val="en-CA"/>
              </w:rPr>
            </w:rPrChange>
          </w:rPr>
          <w:t>starting point, this is set to the equivalent of the measurement noise covariance matrix.</w:t>
        </w:r>
      </w:ins>
    </w:p>
    <w:p w14:paraId="259250E2" w14:textId="77777777" w:rsidR="00E825BD" w:rsidRPr="007A1196" w:rsidRDefault="00E825BD" w:rsidP="00E825BD">
      <w:pPr>
        <w:spacing w:line="276" w:lineRule="auto"/>
        <w:jc w:val="both"/>
        <w:rPr>
          <w:ins w:id="918" w:author="Reza Rajan" w:date="2020-03-13T09:49:00Z"/>
          <w:del w:id="919" w:author="Cameron" w:date="2020-03-13T09:54:00Z"/>
          <w:rFonts w:ascii="Calibri" w:hAnsi="Calibri" w:cs="Calibri"/>
          <w:sz w:val="23"/>
          <w:szCs w:val="23"/>
          <w:lang w:val="en-CA"/>
          <w:rPrChange w:id="920" w:author="Reza Rajan" w:date="2020-03-13T11:13:00Z">
            <w:rPr>
              <w:ins w:id="921" w:author="Reza Rajan" w:date="2020-03-13T09:49:00Z"/>
              <w:del w:id="922" w:author="Cameron" w:date="2020-03-13T09:54:00Z"/>
              <w:rFonts w:ascii="Calibri" w:hAnsi="Calibri" w:cs="Calibri"/>
              <w:lang w:val="en-CA"/>
            </w:rPr>
          </w:rPrChange>
        </w:rPr>
      </w:pPr>
    </w:p>
    <w:p w14:paraId="2C7EA15B" w14:textId="77777777" w:rsidR="00533F54" w:rsidRPr="007A1196" w:rsidRDefault="00533F54" w:rsidP="00E825BD">
      <w:pPr>
        <w:spacing w:line="276" w:lineRule="auto"/>
        <w:jc w:val="both"/>
        <w:rPr>
          <w:ins w:id="923" w:author="Reza Rajan" w:date="2020-03-13T09:53:00Z"/>
          <w:del w:id="924" w:author="Cameron" w:date="2020-03-13T09:54:00Z"/>
          <w:rFonts w:ascii="Calibri" w:hAnsi="Calibri" w:cs="Calibri"/>
          <w:sz w:val="23"/>
          <w:szCs w:val="23"/>
          <w:u w:val="single"/>
          <w:lang w:val="en-CA"/>
          <w:rPrChange w:id="925" w:author="Reza Rajan" w:date="2020-03-13T11:13:00Z">
            <w:rPr>
              <w:ins w:id="926" w:author="Reza Rajan" w:date="2020-03-13T09:53:00Z"/>
              <w:del w:id="927" w:author="Cameron" w:date="2020-03-13T09:54:00Z"/>
              <w:rFonts w:ascii="Calibri" w:hAnsi="Calibri" w:cs="Calibri"/>
              <w:u w:val="single"/>
              <w:lang w:val="en-CA"/>
            </w:rPr>
          </w:rPrChange>
        </w:rPr>
      </w:pPr>
    </w:p>
    <w:p w14:paraId="6CA5480E" w14:textId="77777777" w:rsidR="00533F54" w:rsidRPr="007A1196" w:rsidRDefault="00533F54" w:rsidP="00E825BD">
      <w:pPr>
        <w:spacing w:line="276" w:lineRule="auto"/>
        <w:jc w:val="both"/>
        <w:rPr>
          <w:ins w:id="928" w:author="Reza Rajan" w:date="2020-03-13T09:53:00Z"/>
          <w:del w:id="929" w:author="Cameron" w:date="2020-03-13T09:54:00Z"/>
          <w:rFonts w:ascii="Calibri" w:hAnsi="Calibri" w:cs="Calibri"/>
          <w:sz w:val="23"/>
          <w:szCs w:val="23"/>
          <w:u w:val="single"/>
          <w:lang w:val="en-CA"/>
          <w:rPrChange w:id="930" w:author="Reza Rajan" w:date="2020-03-13T11:13:00Z">
            <w:rPr>
              <w:ins w:id="931" w:author="Reza Rajan" w:date="2020-03-13T09:53:00Z"/>
              <w:del w:id="932" w:author="Cameron" w:date="2020-03-13T09:54:00Z"/>
              <w:rFonts w:ascii="Calibri" w:hAnsi="Calibri" w:cs="Calibri"/>
              <w:u w:val="single"/>
              <w:lang w:val="en-CA"/>
            </w:rPr>
          </w:rPrChange>
        </w:rPr>
      </w:pPr>
    </w:p>
    <w:p w14:paraId="3457FDC2" w14:textId="77777777" w:rsidR="00533F54" w:rsidRPr="007A1196" w:rsidRDefault="00533F54" w:rsidP="00E825BD">
      <w:pPr>
        <w:spacing w:line="276" w:lineRule="auto"/>
        <w:jc w:val="both"/>
        <w:rPr>
          <w:ins w:id="933" w:author="Reza Rajan" w:date="2020-03-13T09:53:00Z"/>
          <w:rFonts w:ascii="Calibri" w:hAnsi="Calibri" w:cs="Calibri"/>
          <w:sz w:val="23"/>
          <w:szCs w:val="23"/>
          <w:u w:val="single"/>
          <w:lang w:val="en-CA"/>
          <w:rPrChange w:id="934" w:author="Reza Rajan" w:date="2020-03-13T11:13:00Z">
            <w:rPr>
              <w:ins w:id="935" w:author="Reza Rajan" w:date="2020-03-13T09:53:00Z"/>
              <w:rFonts w:ascii="Calibri" w:hAnsi="Calibri" w:cs="Calibri"/>
              <w:u w:val="single"/>
              <w:lang w:val="en-CA"/>
            </w:rPr>
          </w:rPrChange>
        </w:rPr>
      </w:pPr>
    </w:p>
    <w:p w14:paraId="7935A672" w14:textId="77777777" w:rsidR="00E825BD" w:rsidRPr="007A1196" w:rsidRDefault="00E825BD" w:rsidP="00E825BD">
      <w:pPr>
        <w:spacing w:line="276" w:lineRule="auto"/>
        <w:jc w:val="both"/>
        <w:rPr>
          <w:ins w:id="936" w:author="Reza Rajan" w:date="2020-03-13T09:49:00Z"/>
          <w:rFonts w:ascii="Calibri" w:hAnsi="Calibri" w:cs="Calibri"/>
          <w:sz w:val="23"/>
          <w:szCs w:val="23"/>
          <w:u w:val="single"/>
          <w:lang w:val="en-CA"/>
          <w:rPrChange w:id="937" w:author="Reza Rajan" w:date="2020-03-13T11:13:00Z">
            <w:rPr>
              <w:ins w:id="938" w:author="Reza Rajan" w:date="2020-03-13T09:49:00Z"/>
              <w:rFonts w:ascii="Calibri" w:hAnsi="Calibri" w:cs="Calibri"/>
              <w:u w:val="single"/>
              <w:lang w:val="en-CA"/>
            </w:rPr>
          </w:rPrChange>
        </w:rPr>
      </w:pPr>
      <w:ins w:id="939" w:author="Reza Rajan" w:date="2020-03-13T09:49:00Z">
        <w:r w:rsidRPr="007A1196">
          <w:rPr>
            <w:rFonts w:ascii="Calibri" w:hAnsi="Calibri" w:cs="Calibri"/>
            <w:sz w:val="23"/>
            <w:szCs w:val="23"/>
            <w:u w:val="single"/>
            <w:lang w:val="en-CA"/>
            <w:rPrChange w:id="940" w:author="Reza Rajan" w:date="2020-03-13T11:13:00Z">
              <w:rPr>
                <w:rFonts w:ascii="Calibri" w:hAnsi="Calibri" w:cs="Calibri"/>
                <w:u w:val="single"/>
                <w:lang w:val="en-CA"/>
              </w:rPr>
            </w:rPrChange>
          </w:rPr>
          <w:t xml:space="preserve">State Covariance Matrix, </w:t>
        </w:r>
      </w:ins>
      <m:oMath>
        <m:r>
          <w:ins w:id="941" w:author="Reza Rajan" w:date="2020-03-13T09:49:00Z">
            <m:rPr>
              <m:sty m:val="p"/>
            </m:rPr>
            <w:rPr>
              <w:rFonts w:ascii="Cambria Math" w:eastAsiaTheme="minorEastAsia" w:hAnsi="Cambria Math"/>
              <w:sz w:val="23"/>
              <w:szCs w:val="23"/>
              <w:u w:val="single"/>
              <w:lang w:val="en-CA"/>
              <w:rPrChange w:id="942" w:author="Reza Rajan" w:date="2020-03-13T11:13:00Z">
                <w:rPr>
                  <w:rFonts w:ascii="Cambria Math" w:eastAsiaTheme="minorEastAsia" w:hAnsi="Cambria Math"/>
                  <w:u w:val="single"/>
                  <w:lang w:val="en-CA"/>
                </w:rPr>
              </w:rPrChange>
            </w:rPr>
            <m:t>Σ</m:t>
          </w:ins>
        </m:r>
      </m:oMath>
      <w:ins w:id="943" w:author="Reza Rajan" w:date="2020-03-13T09:49:00Z">
        <w:r w:rsidRPr="007A1196">
          <w:rPr>
            <w:rFonts w:ascii="Calibri" w:hAnsi="Calibri" w:cs="Calibri"/>
            <w:sz w:val="23"/>
            <w:szCs w:val="23"/>
            <w:u w:val="single"/>
            <w:lang w:val="en-CA"/>
            <w:rPrChange w:id="944" w:author="Reza Rajan" w:date="2020-03-13T11:13:00Z">
              <w:rPr>
                <w:rFonts w:ascii="Calibri" w:hAnsi="Calibri" w:cs="Calibri"/>
                <w:u w:val="single"/>
                <w:lang w:val="en-CA"/>
              </w:rPr>
            </w:rPrChange>
          </w:rPr>
          <w:t>:</w:t>
        </w:r>
      </w:ins>
    </w:p>
    <w:p w14:paraId="1A3F5409" w14:textId="77777777" w:rsidR="00E825BD" w:rsidRPr="007A1196" w:rsidRDefault="00E825BD" w:rsidP="00E825BD">
      <w:pPr>
        <w:spacing w:line="276" w:lineRule="auto"/>
        <w:jc w:val="both"/>
        <w:rPr>
          <w:ins w:id="945" w:author="Reza Rajan" w:date="2020-03-13T09:49:00Z"/>
          <w:rFonts w:ascii="Calibri" w:hAnsi="Calibri" w:cs="Calibri"/>
          <w:sz w:val="23"/>
          <w:szCs w:val="23"/>
          <w:u w:val="single"/>
          <w:lang w:val="en-CA"/>
          <w:rPrChange w:id="946" w:author="Reza Rajan" w:date="2020-03-13T11:13:00Z">
            <w:rPr>
              <w:ins w:id="947" w:author="Reza Rajan" w:date="2020-03-13T09:49:00Z"/>
              <w:rFonts w:ascii="Calibri" w:hAnsi="Calibri" w:cs="Calibri"/>
              <w:u w:val="single"/>
              <w:lang w:val="en-CA"/>
            </w:rPr>
          </w:rPrChange>
        </w:rPr>
      </w:pPr>
    </w:p>
    <w:p w14:paraId="0A87910C" w14:textId="77777777" w:rsidR="00E825BD" w:rsidRPr="007A1196" w:rsidRDefault="00E825BD" w:rsidP="00E825BD">
      <w:pPr>
        <w:spacing w:line="276" w:lineRule="auto"/>
        <w:jc w:val="both"/>
        <w:rPr>
          <w:ins w:id="948" w:author="Reza Rajan" w:date="2020-03-13T09:49:00Z"/>
          <w:rFonts w:ascii="Calibri" w:hAnsi="Calibri" w:cs="Calibri"/>
          <w:sz w:val="23"/>
          <w:szCs w:val="23"/>
          <w:lang w:val="en-CA"/>
          <w:rPrChange w:id="949" w:author="Reza Rajan" w:date="2020-03-13T11:13:00Z">
            <w:rPr>
              <w:ins w:id="950" w:author="Reza Rajan" w:date="2020-03-13T09:49:00Z"/>
              <w:rFonts w:ascii="Calibri" w:hAnsi="Calibri" w:cs="Calibri"/>
              <w:lang w:val="en-CA"/>
            </w:rPr>
          </w:rPrChange>
        </w:rPr>
      </w:pPr>
      <m:oMathPara>
        <m:oMath>
          <m:d>
            <m:dPr>
              <m:begChr m:val="["/>
              <m:endChr m:val="]"/>
              <m:ctrlPr>
                <w:ins w:id="951" w:author="Reza Rajan" w:date="2020-03-13T09:49:00Z">
                  <w:rPr>
                    <w:rFonts w:ascii="Cambria Math" w:eastAsiaTheme="minorEastAsia" w:hAnsi="Cambria Math" w:cs="Calibri"/>
                    <w:i/>
                    <w:sz w:val="23"/>
                    <w:szCs w:val="23"/>
                    <w:lang w:val="en-CA"/>
                    <w:rPrChange w:id="952" w:author="Reza Rajan" w:date="2020-03-13T11:13:00Z">
                      <w:rPr>
                        <w:rFonts w:ascii="Cambria Math" w:eastAsiaTheme="minorEastAsia" w:hAnsi="Cambria Math" w:cs="Calibri"/>
                        <w:i/>
                        <w:sz w:val="23"/>
                        <w:szCs w:val="23"/>
                        <w:lang w:val="en-CA"/>
                      </w:rPr>
                    </w:rPrChange>
                  </w:rPr>
                </w:ins>
              </m:ctrlPr>
            </m:dPr>
            <m:e>
              <m:m>
                <m:mPr>
                  <m:mcs>
                    <m:mc>
                      <m:mcPr>
                        <m:count m:val="3"/>
                        <m:mcJc m:val="center"/>
                      </m:mcPr>
                    </m:mc>
                  </m:mcs>
                  <m:ctrlPr>
                    <w:ins w:id="953" w:author="Reza Rajan" w:date="2020-03-13T09:49:00Z">
                      <w:rPr>
                        <w:rFonts w:ascii="Cambria Math" w:eastAsiaTheme="minorEastAsia" w:hAnsi="Cambria Math" w:cs="Calibri"/>
                        <w:i/>
                        <w:sz w:val="23"/>
                        <w:szCs w:val="23"/>
                        <w:lang w:val="en-CA"/>
                        <w:rPrChange w:id="954" w:author="Reza Rajan" w:date="2020-03-13T11:13:00Z">
                          <w:rPr>
                            <w:rFonts w:ascii="Cambria Math" w:eastAsiaTheme="minorEastAsia" w:hAnsi="Cambria Math" w:cs="Calibri"/>
                            <w:i/>
                            <w:sz w:val="23"/>
                            <w:szCs w:val="23"/>
                            <w:lang w:val="en-CA"/>
                          </w:rPr>
                        </w:rPrChange>
                      </w:rPr>
                    </w:ins>
                  </m:ctrlPr>
                </m:mPr>
                <m:mr>
                  <m:e>
                    <m:r>
                      <w:ins w:id="955" w:author="Reza Rajan" w:date="2020-03-13T09:49:00Z">
                        <w:rPr>
                          <w:rFonts w:ascii="Cambria Math" w:hAnsi="Cambria Math" w:cs="Calibri"/>
                          <w:sz w:val="23"/>
                          <w:szCs w:val="23"/>
                          <w:rPrChange w:id="956" w:author="Reza Rajan" w:date="2020-03-13T11:13:00Z">
                            <w:rPr>
                              <w:rFonts w:ascii="Cambria Math" w:hAnsi="Cambria Math" w:cs="Calibri"/>
                            </w:rPr>
                          </w:rPrChange>
                        </w:rPr>
                        <m:t>1</m:t>
                      </w:ins>
                    </m:r>
                  </m:e>
                  <m:e>
                    <m:r>
                      <w:ins w:id="957" w:author="Reza Rajan" w:date="2020-03-13T09:49:00Z">
                        <w:rPr>
                          <w:rFonts w:ascii="Cambria Math" w:hAnsi="Cambria Math" w:cs="Calibri"/>
                          <w:sz w:val="23"/>
                          <w:szCs w:val="23"/>
                          <w:rPrChange w:id="958" w:author="Reza Rajan" w:date="2020-03-13T11:13:00Z">
                            <w:rPr>
                              <w:rFonts w:ascii="Cambria Math" w:hAnsi="Cambria Math" w:cs="Calibri"/>
                            </w:rPr>
                          </w:rPrChange>
                        </w:rPr>
                        <m:t>0</m:t>
                      </w:ins>
                    </m:r>
                  </m:e>
                  <m:e>
                    <m:r>
                      <w:ins w:id="959" w:author="Reza Rajan" w:date="2020-03-13T09:49:00Z">
                        <w:rPr>
                          <w:rFonts w:ascii="Cambria Math" w:hAnsi="Cambria Math" w:cs="Calibri"/>
                          <w:sz w:val="23"/>
                          <w:szCs w:val="23"/>
                          <w:rPrChange w:id="960" w:author="Reza Rajan" w:date="2020-03-13T11:13:00Z">
                            <w:rPr>
                              <w:rFonts w:ascii="Cambria Math" w:hAnsi="Cambria Math" w:cs="Calibri"/>
                            </w:rPr>
                          </w:rPrChange>
                        </w:rPr>
                        <m:t>0</m:t>
                      </w:ins>
                    </m:r>
                  </m:e>
                </m:mr>
                <m:mr>
                  <m:e>
                    <m:r>
                      <w:ins w:id="961" w:author="Reza Rajan" w:date="2020-03-13T09:49:00Z">
                        <w:rPr>
                          <w:rFonts w:ascii="Cambria Math" w:hAnsi="Cambria Math" w:cs="Calibri"/>
                          <w:sz w:val="23"/>
                          <w:szCs w:val="23"/>
                          <w:rPrChange w:id="962" w:author="Reza Rajan" w:date="2020-03-13T11:13:00Z">
                            <w:rPr>
                              <w:rFonts w:ascii="Cambria Math" w:hAnsi="Cambria Math" w:cs="Calibri"/>
                            </w:rPr>
                          </w:rPrChange>
                        </w:rPr>
                        <m:t>0</m:t>
                      </w:ins>
                    </m:r>
                  </m:e>
                  <m:e>
                    <m:r>
                      <w:ins w:id="963" w:author="Reza Rajan" w:date="2020-03-13T09:49:00Z">
                        <w:rPr>
                          <w:rFonts w:ascii="Cambria Math" w:hAnsi="Cambria Math" w:cs="Calibri"/>
                          <w:sz w:val="23"/>
                          <w:szCs w:val="23"/>
                          <w:rPrChange w:id="964" w:author="Reza Rajan" w:date="2020-03-13T11:13:00Z">
                            <w:rPr>
                              <w:rFonts w:ascii="Cambria Math" w:hAnsi="Cambria Math" w:cs="Calibri"/>
                            </w:rPr>
                          </w:rPrChange>
                        </w:rPr>
                        <m:t>1</m:t>
                      </w:ins>
                    </m:r>
                  </m:e>
                  <m:e>
                    <m:r>
                      <w:ins w:id="965" w:author="Reza Rajan" w:date="2020-03-13T09:49:00Z">
                        <w:rPr>
                          <w:rFonts w:ascii="Cambria Math" w:hAnsi="Cambria Math" w:cs="Calibri"/>
                          <w:sz w:val="23"/>
                          <w:szCs w:val="23"/>
                          <w:rPrChange w:id="966" w:author="Reza Rajan" w:date="2020-03-13T11:13:00Z">
                            <w:rPr>
                              <w:rFonts w:ascii="Cambria Math" w:hAnsi="Cambria Math" w:cs="Calibri"/>
                            </w:rPr>
                          </w:rPrChange>
                        </w:rPr>
                        <m:t>0</m:t>
                      </w:ins>
                    </m:r>
                  </m:e>
                </m:mr>
                <m:mr>
                  <m:e>
                    <m:r>
                      <w:ins w:id="967" w:author="Reza Rajan" w:date="2020-03-13T09:49:00Z">
                        <w:rPr>
                          <w:rFonts w:ascii="Cambria Math" w:hAnsi="Cambria Math" w:cs="Calibri"/>
                          <w:sz w:val="23"/>
                          <w:szCs w:val="23"/>
                          <w:rPrChange w:id="968" w:author="Reza Rajan" w:date="2020-03-13T11:13:00Z">
                            <w:rPr>
                              <w:rFonts w:ascii="Cambria Math" w:hAnsi="Cambria Math" w:cs="Calibri"/>
                            </w:rPr>
                          </w:rPrChange>
                        </w:rPr>
                        <m:t>0</m:t>
                      </w:ins>
                    </m:r>
                  </m:e>
                  <m:e>
                    <m:r>
                      <w:ins w:id="969" w:author="Reza Rajan" w:date="2020-03-13T09:49:00Z">
                        <w:rPr>
                          <w:rFonts w:ascii="Cambria Math" w:hAnsi="Cambria Math" w:cs="Calibri"/>
                          <w:sz w:val="23"/>
                          <w:szCs w:val="23"/>
                          <w:rPrChange w:id="970" w:author="Reza Rajan" w:date="2020-03-13T11:13:00Z">
                            <w:rPr>
                              <w:rFonts w:ascii="Cambria Math" w:hAnsi="Cambria Math" w:cs="Calibri"/>
                            </w:rPr>
                          </w:rPrChange>
                        </w:rPr>
                        <m:t>0</m:t>
                      </w:ins>
                    </m:r>
                  </m:e>
                  <m:e>
                    <m:r>
                      <w:ins w:id="971" w:author="Reza Rajan" w:date="2020-03-13T09:49:00Z">
                        <w:rPr>
                          <w:rFonts w:ascii="Cambria Math" w:hAnsi="Cambria Math" w:cs="Calibri"/>
                          <w:sz w:val="23"/>
                          <w:szCs w:val="23"/>
                          <w:rPrChange w:id="972" w:author="Reza Rajan" w:date="2020-03-13T11:13:00Z">
                            <w:rPr>
                              <w:rFonts w:ascii="Cambria Math" w:hAnsi="Cambria Math" w:cs="Calibri"/>
                            </w:rPr>
                          </w:rPrChange>
                        </w:rPr>
                        <m:t>1</m:t>
                      </w:ins>
                    </m:r>
                  </m:e>
                </m:mr>
              </m:m>
              <m:ctrlPr>
                <w:ins w:id="973" w:author="Reza Rajan" w:date="2020-03-13T09:49:00Z">
                  <w:rPr>
                    <w:rFonts w:ascii="Cambria Math" w:eastAsiaTheme="minorEastAsia" w:hAnsi="Cambria Math" w:cs="Calibri"/>
                    <w:i/>
                    <w:lang w:val="en-CA"/>
                    <w:rPrChange w:id="974" w:author="Reza Rajan" w:date="2020-03-13T11:13:00Z">
                      <w:rPr>
                        <w:rFonts w:ascii="Cambria Math" w:eastAsiaTheme="minorEastAsia" w:hAnsi="Cambria Math" w:cs="Calibri"/>
                        <w:i/>
                        <w:lang w:val="en-CA"/>
                      </w:rPr>
                    </w:rPrChange>
                  </w:rPr>
                </w:ins>
              </m:ctrlPr>
            </m:e>
          </m:d>
        </m:oMath>
      </m:oMathPara>
    </w:p>
    <w:p w14:paraId="0DD4408B" w14:textId="77777777" w:rsidR="00E825BD" w:rsidRPr="007A1196" w:rsidRDefault="00E825BD" w:rsidP="00E825BD">
      <w:pPr>
        <w:spacing w:line="276" w:lineRule="auto"/>
        <w:jc w:val="both"/>
        <w:rPr>
          <w:ins w:id="975" w:author="Reza Rajan" w:date="2020-03-13T09:49:00Z"/>
          <w:rFonts w:ascii="Calibri" w:hAnsi="Calibri" w:cs="Calibri"/>
          <w:sz w:val="23"/>
          <w:szCs w:val="23"/>
          <w:lang w:val="en-CA"/>
          <w:rPrChange w:id="976" w:author="Reza Rajan" w:date="2020-03-13T11:13:00Z">
            <w:rPr>
              <w:ins w:id="977" w:author="Reza Rajan" w:date="2020-03-13T09:49:00Z"/>
              <w:rFonts w:ascii="Calibri" w:hAnsi="Calibri" w:cs="Calibri"/>
              <w:lang w:val="en-CA"/>
            </w:rPr>
          </w:rPrChange>
        </w:rPr>
      </w:pPr>
    </w:p>
    <w:p w14:paraId="22BCDD67" w14:textId="77777777" w:rsidR="00E825BD" w:rsidRPr="007A1196" w:rsidRDefault="00E825BD" w:rsidP="00E825BD">
      <w:pPr>
        <w:spacing w:line="276" w:lineRule="auto"/>
        <w:jc w:val="both"/>
        <w:rPr>
          <w:ins w:id="978" w:author="Reza Rajan" w:date="2020-03-13T09:49:00Z"/>
          <w:rFonts w:ascii="Calibri" w:hAnsi="Calibri" w:cs="Calibri"/>
          <w:sz w:val="23"/>
          <w:szCs w:val="23"/>
          <w:lang w:val="en-CA"/>
          <w:rPrChange w:id="979" w:author="Reza Rajan" w:date="2020-03-13T11:13:00Z">
            <w:rPr>
              <w:ins w:id="980" w:author="Reza Rajan" w:date="2020-03-13T09:49:00Z"/>
              <w:rFonts w:ascii="Calibri" w:hAnsi="Calibri" w:cs="Calibri"/>
              <w:lang w:val="en-CA"/>
            </w:rPr>
          </w:rPrChange>
        </w:rPr>
      </w:pPr>
      <w:ins w:id="981" w:author="Reza Rajan" w:date="2020-03-13T09:49:00Z">
        <w:r w:rsidRPr="007A1196">
          <w:rPr>
            <w:rFonts w:ascii="Calibri" w:hAnsi="Calibri" w:cs="Calibri"/>
            <w:sz w:val="23"/>
            <w:szCs w:val="23"/>
            <w:lang w:val="en-CA"/>
            <w:rPrChange w:id="982" w:author="Reza Rajan" w:date="2020-03-13T11:13:00Z">
              <w:rPr>
                <w:rFonts w:ascii="Calibri" w:hAnsi="Calibri" w:cs="Calibri"/>
                <w:lang w:val="en-CA"/>
              </w:rPr>
            </w:rPrChange>
          </w:rPr>
          <w:t>Since there is a large uncertainty about the system, this is initially set to represent the worst conditions, i.e. a covariance of 1.</w:t>
        </w:r>
      </w:ins>
    </w:p>
    <w:p w14:paraId="42868824" w14:textId="77777777" w:rsidR="00E825BD" w:rsidRPr="007A1196" w:rsidRDefault="00E825BD" w:rsidP="00E825BD">
      <w:pPr>
        <w:spacing w:line="276" w:lineRule="auto"/>
        <w:jc w:val="both"/>
        <w:rPr>
          <w:ins w:id="983" w:author="Reza Rajan" w:date="2020-03-13T09:49:00Z"/>
          <w:rFonts w:ascii="Calibri" w:hAnsi="Calibri" w:cs="Calibri"/>
          <w:sz w:val="23"/>
          <w:szCs w:val="23"/>
          <w:u w:val="single"/>
          <w:lang w:val="en-CA"/>
          <w:rPrChange w:id="984" w:author="Reza Rajan" w:date="2020-03-13T11:13:00Z">
            <w:rPr>
              <w:ins w:id="985" w:author="Reza Rajan" w:date="2020-03-13T09:49:00Z"/>
              <w:rFonts w:ascii="Calibri" w:hAnsi="Calibri" w:cs="Calibri"/>
              <w:u w:val="single"/>
              <w:lang w:val="en-CA"/>
            </w:rPr>
          </w:rPrChange>
        </w:rPr>
      </w:pPr>
    </w:p>
    <w:p w14:paraId="3E21B11C" w14:textId="77777777" w:rsidR="00E825BD" w:rsidRPr="007A1196" w:rsidRDefault="00E825BD" w:rsidP="00E825BD">
      <w:pPr>
        <w:spacing w:line="276" w:lineRule="auto"/>
        <w:jc w:val="both"/>
        <w:rPr>
          <w:ins w:id="986" w:author="Reza Rajan" w:date="2020-03-13T09:49:00Z"/>
          <w:rFonts w:ascii="Calibri" w:hAnsi="Calibri" w:cs="Calibri"/>
          <w:sz w:val="23"/>
          <w:szCs w:val="23"/>
          <w:lang w:val="en-CA"/>
          <w:rPrChange w:id="987" w:author="Reza Rajan" w:date="2020-03-13T11:13:00Z">
            <w:rPr>
              <w:ins w:id="988" w:author="Reza Rajan" w:date="2020-03-13T09:49:00Z"/>
              <w:rFonts w:ascii="Calibri" w:hAnsi="Calibri" w:cs="Calibri"/>
              <w:lang w:val="en-CA"/>
            </w:rPr>
          </w:rPrChange>
        </w:rPr>
      </w:pPr>
      <w:ins w:id="989" w:author="Reza Rajan" w:date="2020-03-13T09:49:00Z">
        <w:r w:rsidRPr="007A1196">
          <w:rPr>
            <w:rFonts w:ascii="Calibri" w:hAnsi="Calibri" w:cs="Calibri"/>
            <w:sz w:val="23"/>
            <w:szCs w:val="23"/>
            <w:u w:val="single"/>
            <w:lang w:val="en-CA"/>
            <w:rPrChange w:id="990" w:author="Reza Rajan" w:date="2020-03-13T11:13:00Z">
              <w:rPr>
                <w:rFonts w:ascii="Calibri" w:hAnsi="Calibri" w:cs="Calibri"/>
                <w:u w:val="single"/>
                <w:lang w:val="en-CA"/>
              </w:rPr>
            </w:rPrChange>
          </w:rPr>
          <w:t xml:space="preserve">Timestep, </w:t>
        </w:r>
        <w:r w:rsidRPr="007A1196">
          <w:rPr>
            <w:rFonts w:ascii="Calibri" w:hAnsi="Calibri" w:cs="Calibri"/>
            <w:i/>
            <w:sz w:val="23"/>
            <w:szCs w:val="23"/>
            <w:u w:val="single"/>
            <w:lang w:val="en-CA"/>
            <w:rPrChange w:id="991" w:author="Reza Rajan" w:date="2020-03-13T11:13:00Z">
              <w:rPr>
                <w:rFonts w:ascii="Calibri" w:hAnsi="Calibri" w:cs="Calibri"/>
                <w:i/>
                <w:u w:val="single"/>
                <w:lang w:val="en-CA"/>
              </w:rPr>
            </w:rPrChange>
          </w:rPr>
          <w:t>dt</w:t>
        </w:r>
        <w:r w:rsidRPr="007A1196">
          <w:rPr>
            <w:rFonts w:ascii="Calibri" w:hAnsi="Calibri" w:cs="Calibri"/>
            <w:sz w:val="23"/>
            <w:szCs w:val="23"/>
            <w:u w:val="single"/>
            <w:lang w:val="en-CA"/>
            <w:rPrChange w:id="992" w:author="Reza Rajan" w:date="2020-03-13T11:13:00Z">
              <w:rPr>
                <w:rFonts w:ascii="Calibri" w:hAnsi="Calibri" w:cs="Calibri"/>
                <w:u w:val="single"/>
                <w:lang w:val="en-CA"/>
              </w:rPr>
            </w:rPrChange>
          </w:rPr>
          <w:t>:</w:t>
        </w:r>
      </w:ins>
    </w:p>
    <w:p w14:paraId="2D944575" w14:textId="77777777" w:rsidR="00E825BD" w:rsidRPr="007A1196" w:rsidRDefault="00E825BD" w:rsidP="00E825BD">
      <w:pPr>
        <w:spacing w:line="276" w:lineRule="auto"/>
        <w:jc w:val="both"/>
        <w:rPr>
          <w:ins w:id="993" w:author="Reza Rajan" w:date="2020-03-13T09:49:00Z"/>
          <w:rFonts w:ascii="Calibri" w:hAnsi="Calibri" w:cs="Calibri"/>
          <w:sz w:val="23"/>
          <w:szCs w:val="23"/>
          <w:lang w:val="en-CA"/>
          <w:rPrChange w:id="994" w:author="Reza Rajan" w:date="2020-03-13T11:13:00Z">
            <w:rPr>
              <w:ins w:id="995" w:author="Reza Rajan" w:date="2020-03-13T09:49:00Z"/>
              <w:rFonts w:ascii="Calibri" w:hAnsi="Calibri" w:cs="Calibri"/>
              <w:lang w:val="en-CA"/>
            </w:rPr>
          </w:rPrChange>
        </w:rPr>
      </w:pPr>
      <w:ins w:id="996" w:author="Reza Rajan" w:date="2020-03-13T09:49:00Z">
        <w:r w:rsidRPr="007A1196">
          <w:rPr>
            <w:rFonts w:ascii="Calibri" w:hAnsi="Calibri" w:cs="Calibri"/>
            <w:sz w:val="23"/>
            <w:szCs w:val="23"/>
            <w:lang w:val="en-CA"/>
            <w:rPrChange w:id="997" w:author="Reza Rajan" w:date="2020-03-13T11:13:00Z">
              <w:rPr>
                <w:rFonts w:ascii="Calibri" w:hAnsi="Calibri" w:cs="Calibri"/>
                <w:lang w:val="en-CA"/>
              </w:rPr>
            </w:rPrChange>
          </w:rPr>
          <w:t>The timestep is set based on the time between the EKF function calls; when both position and odometer data is available, the timestep is set to the temporal difference in function calls. In this manner, the timestep is specifically dynamic, and does not require an assumption of data transmission times, though this creates additional processing requirements.</w:t>
        </w:r>
      </w:ins>
    </w:p>
    <w:p w14:paraId="2C395B84" w14:textId="77777777" w:rsidR="00E825BD" w:rsidRPr="007A1196" w:rsidRDefault="00E825BD" w:rsidP="00E825BD">
      <w:pPr>
        <w:spacing w:line="276" w:lineRule="auto"/>
        <w:jc w:val="both"/>
        <w:rPr>
          <w:ins w:id="998" w:author="Reza Rajan" w:date="2020-03-13T09:49:00Z"/>
          <w:del w:id="999" w:author="Cameron" w:date="2020-03-13T10:58:00Z"/>
          <w:rFonts w:ascii="Calibri" w:hAnsi="Calibri" w:cs="Calibri"/>
          <w:lang w:val="en-CA"/>
          <w:rPrChange w:id="1000" w:author="Reza Rajan" w:date="2020-03-13T11:13:00Z">
            <w:rPr>
              <w:ins w:id="1001" w:author="Reza Rajan" w:date="2020-03-13T09:49:00Z"/>
              <w:del w:id="1002" w:author="Cameron" w:date="2020-03-13T10:58:00Z"/>
              <w:rFonts w:ascii="Calibri" w:hAnsi="Calibri" w:cs="Calibri"/>
              <w:lang w:val="en-CA"/>
            </w:rPr>
          </w:rPrChange>
        </w:rPr>
      </w:pPr>
    </w:p>
    <w:p w14:paraId="2F78B1C4" w14:textId="77777777" w:rsidR="00E825BD" w:rsidRPr="007A1196" w:rsidRDefault="00E825BD" w:rsidP="00E825BD">
      <w:pPr>
        <w:pStyle w:val="Heading2"/>
        <w:spacing w:line="276" w:lineRule="auto"/>
        <w:jc w:val="both"/>
        <w:rPr>
          <w:ins w:id="1003" w:author="Reza Rajan" w:date="2020-03-13T09:49:00Z"/>
          <w:rFonts w:ascii="Calibri" w:hAnsi="Calibri" w:cs="Calibri"/>
          <w:lang w:val="en-CA"/>
          <w:rPrChange w:id="1004" w:author="Reza Rajan" w:date="2020-03-13T11:13:00Z">
            <w:rPr>
              <w:ins w:id="1005" w:author="Reza Rajan" w:date="2020-03-13T09:49:00Z"/>
              <w:rFonts w:ascii="Calibri" w:hAnsi="Calibri" w:cs="Calibri"/>
              <w:lang w:val="en-CA"/>
            </w:rPr>
          </w:rPrChange>
        </w:rPr>
      </w:pPr>
      <w:ins w:id="1006" w:author="Reza Rajan" w:date="2020-03-13T09:49:00Z">
        <w:r w:rsidRPr="007A1196">
          <w:rPr>
            <w:rFonts w:ascii="Calibri" w:hAnsi="Calibri" w:cs="Calibri"/>
            <w:lang w:val="en-CA"/>
            <w:rPrChange w:id="1007" w:author="Reza Rajan" w:date="2020-03-13T11:13:00Z">
              <w:rPr>
                <w:rFonts w:ascii="Calibri" w:hAnsi="Calibri" w:cs="Calibri"/>
                <w:lang w:val="en-CA"/>
              </w:rPr>
            </w:rPrChange>
          </w:rPr>
          <w:t>State Estimation Results</w:t>
        </w:r>
      </w:ins>
    </w:p>
    <w:p w14:paraId="44488BBD" w14:textId="67F16688" w:rsidR="00E825BD" w:rsidRPr="007A1196" w:rsidRDefault="00E825BD" w:rsidP="00E825BD">
      <w:pPr>
        <w:spacing w:line="276" w:lineRule="auto"/>
        <w:jc w:val="both"/>
        <w:rPr>
          <w:ins w:id="1008" w:author="Reza Rajan" w:date="2020-03-13T09:49:00Z"/>
          <w:rFonts w:ascii="Calibri" w:hAnsi="Calibri" w:cs="Calibri"/>
          <w:sz w:val="23"/>
          <w:szCs w:val="23"/>
          <w:lang w:val="en-CA"/>
          <w:rPrChange w:id="1009" w:author="Reza Rajan" w:date="2020-03-13T11:13:00Z">
            <w:rPr>
              <w:ins w:id="1010" w:author="Reza Rajan" w:date="2020-03-13T09:49:00Z"/>
              <w:rFonts w:ascii="Calibri" w:hAnsi="Calibri" w:cs="Calibri"/>
              <w:lang w:val="en-CA"/>
            </w:rPr>
          </w:rPrChange>
        </w:rPr>
      </w:pPr>
      <w:ins w:id="1011" w:author="Reza Rajan" w:date="2020-03-13T09:49:00Z">
        <w:r w:rsidRPr="007A1196">
          <w:rPr>
            <w:rFonts w:ascii="Calibri" w:hAnsi="Calibri" w:cs="Calibri"/>
            <w:sz w:val="23"/>
            <w:szCs w:val="23"/>
            <w:lang w:val="en-CA"/>
            <w:rPrChange w:id="1012" w:author="Reza Rajan" w:date="2020-03-13T11:13:00Z">
              <w:rPr>
                <w:rFonts w:ascii="Calibri" w:hAnsi="Calibri" w:cs="Calibri"/>
                <w:lang w:val="en-CA"/>
              </w:rPr>
            </w:rPrChange>
          </w:rPr>
          <w:t>The following results are based on an EKF</w:t>
        </w:r>
        <w:del w:id="1013" w:author="Cameron" w:date="2020-03-13T10:03:00Z">
          <w:r w:rsidRPr="007A1196">
            <w:rPr>
              <w:rFonts w:ascii="Calibri" w:hAnsi="Calibri" w:cs="Calibri"/>
              <w:sz w:val="23"/>
              <w:szCs w:val="23"/>
              <w:lang w:val="en-CA"/>
              <w:rPrChange w:id="1014" w:author="Reza Rajan" w:date="2020-03-13T11:13:00Z">
                <w:rPr>
                  <w:rFonts w:ascii="Calibri" w:hAnsi="Calibri" w:cs="Calibri"/>
                  <w:lang w:val="en-CA"/>
                </w:rPr>
              </w:rPrChange>
            </w:rPr>
            <w:delText>-</w:delText>
          </w:r>
        </w:del>
      </w:ins>
      <w:ins w:id="1015" w:author="Cameron" w:date="2020-03-13T10:03:00Z">
        <w:r w:rsidR="008A18D1" w:rsidRPr="007A1196">
          <w:rPr>
            <w:rFonts w:ascii="Calibri" w:hAnsi="Calibri" w:cs="Calibri"/>
            <w:sz w:val="23"/>
            <w:szCs w:val="23"/>
            <w:lang w:val="en-CA"/>
            <w:rPrChange w:id="1016" w:author="Reza Rajan" w:date="2020-03-13T11:13:00Z">
              <w:rPr>
                <w:rFonts w:ascii="Calibri" w:hAnsi="Calibri" w:cs="Calibri"/>
                <w:lang w:val="en-CA"/>
              </w:rPr>
            </w:rPrChange>
          </w:rPr>
          <w:noBreakHyphen/>
        </w:r>
      </w:ins>
      <w:ins w:id="1017" w:author="Reza Rajan" w:date="2020-03-13T09:49:00Z">
        <w:r w:rsidRPr="007A1196">
          <w:rPr>
            <w:rFonts w:ascii="Calibri" w:hAnsi="Calibri" w:cs="Calibri"/>
            <w:sz w:val="23"/>
            <w:szCs w:val="23"/>
            <w:lang w:val="en-CA"/>
            <w:rPrChange w:id="1018" w:author="Reza Rajan" w:date="2020-03-13T11:13:00Z">
              <w:rPr>
                <w:rFonts w:ascii="Calibri" w:hAnsi="Calibri" w:cs="Calibri"/>
                <w:lang w:val="en-CA"/>
              </w:rPr>
            </w:rPrChange>
          </w:rPr>
          <w:t xml:space="preserve">based state estimation, performed simultaneously with mapping </w:t>
        </w:r>
        <w:r w:rsidRPr="007A1196">
          <w:rPr>
            <w:rFonts w:ascii="Calibri" w:hAnsi="Calibri" w:cs="Calibri"/>
            <w:sz w:val="23"/>
            <w:szCs w:val="23"/>
            <w:lang w:val="en-CA"/>
            <w:rPrChange w:id="1019" w:author="Reza Rajan" w:date="2020-03-13T11:13:00Z">
              <w:rPr>
                <w:rFonts w:ascii="Calibri" w:hAnsi="Calibri" w:cs="Calibri"/>
                <w:i/>
                <w:lang w:val="en-CA"/>
              </w:rPr>
            </w:rPrChange>
          </w:rPr>
          <w:t>using</w:t>
        </w:r>
        <w:r w:rsidRPr="007A1196">
          <w:rPr>
            <w:rFonts w:ascii="Calibri" w:hAnsi="Calibri" w:cs="Calibri"/>
            <w:i/>
            <w:sz w:val="23"/>
            <w:szCs w:val="23"/>
            <w:lang w:val="en-CA"/>
            <w:rPrChange w:id="1020" w:author="Reza Rajan" w:date="2020-03-13T11:13:00Z">
              <w:rPr>
                <w:rFonts w:ascii="Calibri" w:hAnsi="Calibri" w:cs="Calibri"/>
                <w:i/>
                <w:lang w:val="en-CA"/>
              </w:rPr>
            </w:rPrChange>
          </w:rPr>
          <w:t xml:space="preserve"> </w:t>
        </w:r>
        <w:r w:rsidRPr="007A1196">
          <w:rPr>
            <w:rFonts w:ascii="Calibri" w:hAnsi="Calibri" w:cs="Calibri"/>
            <w:sz w:val="23"/>
            <w:szCs w:val="23"/>
            <w:lang w:val="en-CA"/>
            <w:rPrChange w:id="1021" w:author="Reza Rajan" w:date="2020-03-13T11:13:00Z">
              <w:rPr>
                <w:rFonts w:ascii="Calibri" w:hAnsi="Calibri" w:cs="Calibri"/>
                <w:lang w:val="en-CA"/>
              </w:rPr>
            </w:rPrChange>
          </w:rPr>
          <w:t>the IPS:</w:t>
        </w:r>
      </w:ins>
    </w:p>
    <w:p w14:paraId="4E09413A" w14:textId="77777777" w:rsidR="00E825BD" w:rsidRPr="007A1196" w:rsidRDefault="00E825BD" w:rsidP="00E825BD">
      <w:pPr>
        <w:keepNext/>
        <w:spacing w:line="276" w:lineRule="auto"/>
        <w:jc w:val="center"/>
        <w:rPr>
          <w:ins w:id="1022" w:author="Reza Rajan" w:date="2020-03-13T09:49:00Z"/>
          <w:rFonts w:ascii="Calibri" w:hAnsi="Calibri" w:cs="Calibri"/>
          <w:rPrChange w:id="1023" w:author="Reza Rajan" w:date="2020-03-13T11:13:00Z">
            <w:rPr>
              <w:ins w:id="1024" w:author="Reza Rajan" w:date="2020-03-13T09:49:00Z"/>
              <w:rFonts w:ascii="Calibri" w:hAnsi="Calibri" w:cs="Calibri"/>
            </w:rPr>
          </w:rPrChange>
        </w:rPr>
      </w:pPr>
      <w:ins w:id="1025" w:author="Reza Rajan" w:date="2020-03-13T09:49:00Z">
        <w:r w:rsidRPr="007A1196">
          <w:rPr>
            <w:rFonts w:ascii="Calibri" w:hAnsi="Calibri" w:cs="Calibri"/>
            <w:noProof/>
            <w:lang w:val="en-CA"/>
            <w:rPrChange w:id="1026" w:author="Reza Rajan" w:date="2020-03-13T11:13:00Z">
              <w:rPr>
                <w:rFonts w:ascii="Calibri" w:hAnsi="Calibri" w:cs="Calibri"/>
                <w:noProof/>
                <w:lang w:val="en-CA"/>
              </w:rPr>
            </w:rPrChange>
          </w:rPr>
          <w:drawing>
            <wp:inline distT="0" distB="0" distL="0" distR="0" wp14:anchorId="0AD0E3C8" wp14:editId="0DA903A9">
              <wp:extent cx="1980000" cy="1580827"/>
              <wp:effectExtent l="0" t="0" r="1270" b="63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13 at 4.28.11 AM.png"/>
                      <pic:cNvPicPr/>
                    </pic:nvPicPr>
                    <pic:blipFill rotWithShape="1">
                      <a:blip r:embed="rId20" cstate="print">
                        <a:extLst>
                          <a:ext uri="{28A0092B-C50C-407E-A947-70E740481C1C}">
                            <a14:useLocalDpi xmlns:a14="http://schemas.microsoft.com/office/drawing/2010/main" val="0"/>
                          </a:ext>
                        </a:extLst>
                      </a:blip>
                      <a:srcRect l="20209" t="11370" r="43608" b="44244"/>
                      <a:stretch/>
                    </pic:blipFill>
                    <pic:spPr bwMode="auto">
                      <a:xfrm>
                        <a:off x="0" y="0"/>
                        <a:ext cx="1980000" cy="1580827"/>
                      </a:xfrm>
                      <a:prstGeom prst="rect">
                        <a:avLst/>
                      </a:prstGeom>
                      <a:ln>
                        <a:noFill/>
                      </a:ln>
                      <a:extLst>
                        <a:ext uri="{53640926-AAD7-44D8-BBD7-CCE9431645EC}">
                          <a14:shadowObscured xmlns:a14="http://schemas.microsoft.com/office/drawing/2010/main"/>
                        </a:ext>
                      </a:extLst>
                    </pic:spPr>
                  </pic:pic>
                </a:graphicData>
              </a:graphic>
            </wp:inline>
          </w:drawing>
        </w:r>
      </w:ins>
    </w:p>
    <w:p w14:paraId="54181AB9" w14:textId="1DEB4AF7" w:rsidR="00E825BD" w:rsidRPr="007A1196" w:rsidRDefault="00E825BD" w:rsidP="00E825BD">
      <w:pPr>
        <w:pStyle w:val="Caption"/>
        <w:spacing w:line="276" w:lineRule="auto"/>
        <w:jc w:val="center"/>
        <w:rPr>
          <w:ins w:id="1027" w:author="Reza Rajan" w:date="2020-03-13T09:49:00Z"/>
          <w:rFonts w:ascii="Calibri" w:hAnsi="Calibri" w:cs="Calibri"/>
          <w:rPrChange w:id="1028" w:author="Reza Rajan" w:date="2020-03-13T11:13:00Z">
            <w:rPr>
              <w:ins w:id="1029" w:author="Reza Rajan" w:date="2020-03-13T09:49:00Z"/>
              <w:rFonts w:ascii="Calibri" w:hAnsi="Calibri" w:cs="Calibri"/>
            </w:rPr>
          </w:rPrChange>
        </w:rPr>
      </w:pPr>
      <w:ins w:id="1030" w:author="Reza Rajan" w:date="2020-03-13T09:49:00Z">
        <w:r w:rsidRPr="007A1196">
          <w:rPr>
            <w:rFonts w:ascii="Calibri" w:hAnsi="Calibri" w:cs="Calibri"/>
            <w:rPrChange w:id="1031" w:author="Reza Rajan" w:date="2020-03-13T11:13:00Z">
              <w:rPr>
                <w:rFonts w:ascii="Calibri" w:hAnsi="Calibri" w:cs="Calibri"/>
              </w:rPr>
            </w:rPrChange>
          </w:rPr>
          <w:t xml:space="preserve">Figure </w:t>
        </w:r>
        <w:r w:rsidRPr="007A1196">
          <w:rPr>
            <w:rFonts w:ascii="Calibri" w:hAnsi="Calibri" w:cs="Calibri"/>
            <w:rPrChange w:id="1032" w:author="Reza Rajan" w:date="2020-03-13T11:13:00Z">
              <w:rPr>
                <w:rFonts w:ascii="Calibri" w:hAnsi="Calibri" w:cs="Calibri"/>
              </w:rPr>
            </w:rPrChange>
          </w:rPr>
          <w:fldChar w:fldCharType="begin"/>
        </w:r>
        <w:r w:rsidRPr="007A1196">
          <w:rPr>
            <w:rFonts w:ascii="Calibri" w:hAnsi="Calibri" w:cs="Calibri"/>
            <w:rPrChange w:id="1033" w:author="Reza Rajan" w:date="2020-03-13T11:13:00Z">
              <w:rPr>
                <w:rFonts w:ascii="Calibri" w:hAnsi="Calibri" w:cs="Calibri"/>
              </w:rPr>
            </w:rPrChange>
          </w:rPr>
          <w:instrText xml:space="preserve"> SEQ Figure \* ARABIC </w:instrText>
        </w:r>
        <w:r w:rsidRPr="007A1196">
          <w:rPr>
            <w:rFonts w:ascii="Calibri" w:hAnsi="Calibri" w:cs="Calibri"/>
            <w:rPrChange w:id="1034" w:author="Reza Rajan" w:date="2020-03-13T11:13:00Z">
              <w:rPr>
                <w:rFonts w:ascii="Calibri" w:hAnsi="Calibri" w:cs="Calibri"/>
              </w:rPr>
            </w:rPrChange>
          </w:rPr>
          <w:fldChar w:fldCharType="separate"/>
        </w:r>
      </w:ins>
      <w:r w:rsidR="000E03EA" w:rsidRPr="007A1196">
        <w:rPr>
          <w:rFonts w:ascii="Calibri" w:hAnsi="Calibri" w:cs="Calibri"/>
          <w:noProof/>
          <w:rPrChange w:id="1035" w:author="Reza Rajan" w:date="2020-03-13T11:13:00Z">
            <w:rPr>
              <w:rFonts w:ascii="Calibri" w:hAnsi="Calibri" w:cs="Calibri"/>
              <w:noProof/>
            </w:rPr>
          </w:rPrChange>
        </w:rPr>
        <w:t>8</w:t>
      </w:r>
      <w:ins w:id="1036" w:author="Reza Rajan" w:date="2020-03-13T09:49:00Z">
        <w:r w:rsidRPr="007A1196">
          <w:rPr>
            <w:rFonts w:ascii="Calibri" w:hAnsi="Calibri" w:cs="Calibri"/>
            <w:rPrChange w:id="1037" w:author="Reza Rajan" w:date="2020-03-13T11:13:00Z">
              <w:rPr>
                <w:rFonts w:ascii="Calibri" w:hAnsi="Calibri" w:cs="Calibri"/>
              </w:rPr>
            </w:rPrChange>
          </w:rPr>
          <w:fldChar w:fldCharType="end"/>
        </w:r>
        <w:r w:rsidRPr="007A1196">
          <w:rPr>
            <w:rFonts w:ascii="Calibri" w:hAnsi="Calibri" w:cs="Calibri"/>
            <w:lang w:val="en-US"/>
            <w:rPrChange w:id="1038" w:author="Reza Rajan" w:date="2020-03-13T11:13:00Z">
              <w:rPr>
                <w:rFonts w:ascii="Calibri" w:hAnsi="Calibri" w:cs="Calibri"/>
                <w:lang w:val="en-US"/>
              </w:rPr>
            </w:rPrChange>
          </w:rPr>
          <w:t xml:space="preserve"> - State Estimation Results; Magenta: Estimated Position; Yellow: True Position</w:t>
        </w:r>
      </w:ins>
    </w:p>
    <w:p w14:paraId="3BC5FE14" w14:textId="77777777" w:rsidR="00E825BD" w:rsidRPr="007A1196" w:rsidRDefault="00E825BD" w:rsidP="00E825BD">
      <w:pPr>
        <w:keepNext/>
        <w:spacing w:after="160" w:line="276" w:lineRule="auto"/>
        <w:jc w:val="center"/>
        <w:rPr>
          <w:ins w:id="1039" w:author="Reza Rajan" w:date="2020-03-13T09:49:00Z"/>
          <w:rFonts w:ascii="Calibri" w:hAnsi="Calibri" w:cs="Calibri"/>
          <w:rPrChange w:id="1040" w:author="Reza Rajan" w:date="2020-03-13T11:13:00Z">
            <w:rPr>
              <w:ins w:id="1041" w:author="Reza Rajan" w:date="2020-03-13T09:49:00Z"/>
              <w:rFonts w:ascii="Calibri" w:hAnsi="Calibri" w:cs="Calibri"/>
            </w:rPr>
          </w:rPrChange>
        </w:rPr>
      </w:pPr>
      <w:ins w:id="1042" w:author="Reza Rajan" w:date="2020-03-13T09:49:00Z">
        <w:r w:rsidRPr="007A1196">
          <w:rPr>
            <w:rFonts w:ascii="Calibri" w:hAnsi="Calibri" w:cs="Calibri"/>
            <w:noProof/>
            <w:lang w:val="en-CA"/>
            <w:rPrChange w:id="1043" w:author="Reza Rajan" w:date="2020-03-13T11:13:00Z">
              <w:rPr>
                <w:rFonts w:ascii="Calibri" w:hAnsi="Calibri" w:cs="Calibri"/>
                <w:noProof/>
                <w:lang w:val="en-CA"/>
              </w:rPr>
            </w:rPrChange>
          </w:rPr>
          <w:drawing>
            <wp:inline distT="0" distB="0" distL="0" distR="0" wp14:anchorId="62B65562" wp14:editId="6E9E9BC4">
              <wp:extent cx="1980000" cy="1581966"/>
              <wp:effectExtent l="0" t="0" r="127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3-13 at 4.27.46 AM.png"/>
                      <pic:cNvPicPr/>
                    </pic:nvPicPr>
                    <pic:blipFill rotWithShape="1">
                      <a:blip r:embed="rId21" cstate="print">
                        <a:extLst>
                          <a:ext uri="{28A0092B-C50C-407E-A947-70E740481C1C}">
                            <a14:useLocalDpi xmlns:a14="http://schemas.microsoft.com/office/drawing/2010/main" val="0"/>
                          </a:ext>
                        </a:extLst>
                      </a:blip>
                      <a:srcRect l="20209" t="11189" r="43491" b="44244"/>
                      <a:stretch/>
                    </pic:blipFill>
                    <pic:spPr bwMode="auto">
                      <a:xfrm>
                        <a:off x="0" y="0"/>
                        <a:ext cx="1980000" cy="1581966"/>
                      </a:xfrm>
                      <a:prstGeom prst="rect">
                        <a:avLst/>
                      </a:prstGeom>
                      <a:ln>
                        <a:noFill/>
                      </a:ln>
                      <a:extLst>
                        <a:ext uri="{53640926-AAD7-44D8-BBD7-CCE9431645EC}">
                          <a14:shadowObscured xmlns:a14="http://schemas.microsoft.com/office/drawing/2010/main"/>
                        </a:ext>
                      </a:extLst>
                    </pic:spPr>
                  </pic:pic>
                </a:graphicData>
              </a:graphic>
            </wp:inline>
          </w:drawing>
        </w:r>
      </w:ins>
    </w:p>
    <w:p w14:paraId="35B11B0F" w14:textId="31676412" w:rsidR="00E825BD" w:rsidRPr="007A1196" w:rsidRDefault="00E825BD" w:rsidP="00E825BD">
      <w:pPr>
        <w:pStyle w:val="Caption"/>
        <w:spacing w:line="276" w:lineRule="auto"/>
        <w:jc w:val="center"/>
        <w:rPr>
          <w:ins w:id="1044" w:author="Reza Rajan" w:date="2020-03-13T09:49:00Z"/>
          <w:rFonts w:ascii="Calibri" w:hAnsi="Calibri" w:cs="Calibri"/>
          <w:rPrChange w:id="1045" w:author="Reza Rajan" w:date="2020-03-13T11:13:00Z">
            <w:rPr>
              <w:ins w:id="1046" w:author="Reza Rajan" w:date="2020-03-13T09:49:00Z"/>
              <w:rFonts w:ascii="Calibri" w:hAnsi="Calibri" w:cs="Calibri"/>
            </w:rPr>
          </w:rPrChange>
        </w:rPr>
      </w:pPr>
      <w:ins w:id="1047" w:author="Reza Rajan" w:date="2020-03-13T09:49:00Z">
        <w:r w:rsidRPr="007A1196">
          <w:rPr>
            <w:rFonts w:ascii="Calibri" w:hAnsi="Calibri" w:cs="Calibri"/>
            <w:rPrChange w:id="1048" w:author="Reza Rajan" w:date="2020-03-13T11:13:00Z">
              <w:rPr>
                <w:rFonts w:ascii="Calibri" w:hAnsi="Calibri" w:cs="Calibri"/>
              </w:rPr>
            </w:rPrChange>
          </w:rPr>
          <w:t xml:space="preserve">Figure </w:t>
        </w:r>
        <w:r w:rsidRPr="007A1196">
          <w:rPr>
            <w:rFonts w:ascii="Calibri" w:hAnsi="Calibri" w:cs="Calibri"/>
            <w:rPrChange w:id="1049" w:author="Reza Rajan" w:date="2020-03-13T11:13:00Z">
              <w:rPr>
                <w:rFonts w:ascii="Calibri" w:hAnsi="Calibri" w:cs="Calibri"/>
              </w:rPr>
            </w:rPrChange>
          </w:rPr>
          <w:fldChar w:fldCharType="begin"/>
        </w:r>
        <w:r w:rsidRPr="007A1196">
          <w:rPr>
            <w:rFonts w:ascii="Calibri" w:hAnsi="Calibri" w:cs="Calibri"/>
            <w:rPrChange w:id="1050" w:author="Reza Rajan" w:date="2020-03-13T11:13:00Z">
              <w:rPr>
                <w:rFonts w:ascii="Calibri" w:hAnsi="Calibri" w:cs="Calibri"/>
              </w:rPr>
            </w:rPrChange>
          </w:rPr>
          <w:instrText xml:space="preserve"> SEQ Figure \* ARABIC </w:instrText>
        </w:r>
        <w:r w:rsidRPr="007A1196">
          <w:rPr>
            <w:rFonts w:ascii="Calibri" w:hAnsi="Calibri" w:cs="Calibri"/>
            <w:rPrChange w:id="1051" w:author="Reza Rajan" w:date="2020-03-13T11:13:00Z">
              <w:rPr>
                <w:rFonts w:ascii="Calibri" w:hAnsi="Calibri" w:cs="Calibri"/>
              </w:rPr>
            </w:rPrChange>
          </w:rPr>
          <w:fldChar w:fldCharType="separate"/>
        </w:r>
      </w:ins>
      <w:r w:rsidR="000E03EA" w:rsidRPr="007A1196">
        <w:rPr>
          <w:rFonts w:ascii="Calibri" w:hAnsi="Calibri" w:cs="Calibri"/>
          <w:noProof/>
          <w:rPrChange w:id="1052" w:author="Reza Rajan" w:date="2020-03-13T11:13:00Z">
            <w:rPr>
              <w:rFonts w:ascii="Calibri" w:hAnsi="Calibri" w:cs="Calibri"/>
              <w:noProof/>
            </w:rPr>
          </w:rPrChange>
        </w:rPr>
        <w:t>9</w:t>
      </w:r>
      <w:ins w:id="1053" w:author="Reza Rajan" w:date="2020-03-13T09:49:00Z">
        <w:r w:rsidRPr="007A1196">
          <w:rPr>
            <w:rFonts w:ascii="Calibri" w:hAnsi="Calibri" w:cs="Calibri"/>
            <w:rPrChange w:id="1054" w:author="Reza Rajan" w:date="2020-03-13T11:13:00Z">
              <w:rPr>
                <w:rFonts w:ascii="Calibri" w:hAnsi="Calibri" w:cs="Calibri"/>
              </w:rPr>
            </w:rPrChange>
          </w:rPr>
          <w:fldChar w:fldCharType="end"/>
        </w:r>
        <w:r w:rsidRPr="007A1196">
          <w:rPr>
            <w:rFonts w:ascii="Calibri" w:hAnsi="Calibri" w:cs="Calibri"/>
            <w:lang w:val="en-US"/>
            <w:rPrChange w:id="1055" w:author="Reza Rajan" w:date="2020-03-13T11:13:00Z">
              <w:rPr>
                <w:rFonts w:ascii="Calibri" w:hAnsi="Calibri" w:cs="Calibri"/>
                <w:lang w:val="en-US"/>
              </w:rPr>
            </w:rPrChange>
          </w:rPr>
          <w:t xml:space="preserve"> - State Estimation Results; Magenta: Estimated Position; Red: Degraded Position</w:t>
        </w:r>
      </w:ins>
    </w:p>
    <w:p w14:paraId="6667E776" w14:textId="77777777" w:rsidR="00E825BD" w:rsidRPr="007A1196" w:rsidRDefault="00E825BD" w:rsidP="00E825BD">
      <w:pPr>
        <w:keepNext/>
        <w:spacing w:after="160" w:line="276" w:lineRule="auto"/>
        <w:jc w:val="center"/>
        <w:rPr>
          <w:ins w:id="1056" w:author="Reza Rajan" w:date="2020-03-13T09:49:00Z"/>
          <w:rFonts w:ascii="Calibri" w:hAnsi="Calibri" w:cs="Calibri"/>
          <w:rPrChange w:id="1057" w:author="Reza Rajan" w:date="2020-03-13T11:13:00Z">
            <w:rPr>
              <w:ins w:id="1058" w:author="Reza Rajan" w:date="2020-03-13T09:49:00Z"/>
              <w:rFonts w:ascii="Calibri" w:hAnsi="Calibri" w:cs="Calibri"/>
            </w:rPr>
          </w:rPrChange>
        </w:rPr>
      </w:pPr>
      <w:ins w:id="1059" w:author="Reza Rajan" w:date="2020-03-13T09:49:00Z">
        <w:r w:rsidRPr="007A1196">
          <w:rPr>
            <w:rFonts w:ascii="Calibri" w:hAnsi="Calibri" w:cs="Calibri"/>
            <w:noProof/>
            <w:lang w:val="en-CA"/>
            <w:rPrChange w:id="1060" w:author="Reza Rajan" w:date="2020-03-13T11:13:00Z">
              <w:rPr>
                <w:rFonts w:ascii="Calibri" w:hAnsi="Calibri" w:cs="Calibri"/>
                <w:noProof/>
                <w:lang w:val="en-CA"/>
              </w:rPr>
            </w:rPrChange>
          </w:rPr>
          <w:drawing>
            <wp:inline distT="0" distB="0" distL="0" distR="0" wp14:anchorId="1535AD84" wp14:editId="07A351A4">
              <wp:extent cx="2232000" cy="1768285"/>
              <wp:effectExtent l="0" t="0" r="0" b="381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13 at 4.29.21 AM.png"/>
                      <pic:cNvPicPr/>
                    </pic:nvPicPr>
                    <pic:blipFill rotWithShape="1">
                      <a:blip r:embed="rId22" cstate="print">
                        <a:extLst>
                          <a:ext uri="{28A0092B-C50C-407E-A947-70E740481C1C}">
                            <a14:useLocalDpi xmlns:a14="http://schemas.microsoft.com/office/drawing/2010/main" val="0"/>
                          </a:ext>
                        </a:extLst>
                      </a:blip>
                      <a:srcRect l="20159" t="11213" r="43358" b="44370"/>
                      <a:stretch/>
                    </pic:blipFill>
                    <pic:spPr bwMode="auto">
                      <a:xfrm>
                        <a:off x="0" y="0"/>
                        <a:ext cx="2232000" cy="1768285"/>
                      </a:xfrm>
                      <a:prstGeom prst="rect">
                        <a:avLst/>
                      </a:prstGeom>
                      <a:ln>
                        <a:noFill/>
                      </a:ln>
                      <a:extLst>
                        <a:ext uri="{53640926-AAD7-44D8-BBD7-CCE9431645EC}">
                          <a14:shadowObscured xmlns:a14="http://schemas.microsoft.com/office/drawing/2010/main"/>
                        </a:ext>
                      </a:extLst>
                    </pic:spPr>
                  </pic:pic>
                </a:graphicData>
              </a:graphic>
            </wp:inline>
          </w:drawing>
        </w:r>
      </w:ins>
    </w:p>
    <w:p w14:paraId="3B2791FA" w14:textId="1A3334E9" w:rsidR="00E825BD" w:rsidRPr="007A1196" w:rsidRDefault="00E825BD" w:rsidP="00E825BD">
      <w:pPr>
        <w:pStyle w:val="Caption"/>
        <w:spacing w:line="276" w:lineRule="auto"/>
        <w:jc w:val="center"/>
        <w:rPr>
          <w:ins w:id="1061" w:author="Reza Rajan" w:date="2020-03-13T09:49:00Z"/>
          <w:rFonts w:ascii="Calibri" w:hAnsi="Calibri" w:cs="Calibri"/>
          <w:rPrChange w:id="1062" w:author="Reza Rajan" w:date="2020-03-13T11:13:00Z">
            <w:rPr>
              <w:ins w:id="1063" w:author="Reza Rajan" w:date="2020-03-13T09:49:00Z"/>
              <w:rFonts w:ascii="Calibri" w:hAnsi="Calibri" w:cs="Calibri"/>
            </w:rPr>
          </w:rPrChange>
        </w:rPr>
      </w:pPr>
      <w:bookmarkStart w:id="1064" w:name="_Ref34985660"/>
      <w:ins w:id="1065" w:author="Reza Rajan" w:date="2020-03-13T09:49:00Z">
        <w:r w:rsidRPr="007A1196">
          <w:rPr>
            <w:rFonts w:ascii="Calibri" w:hAnsi="Calibri" w:cs="Calibri"/>
            <w:rPrChange w:id="1066" w:author="Reza Rajan" w:date="2020-03-13T11:13:00Z">
              <w:rPr>
                <w:rFonts w:ascii="Calibri" w:hAnsi="Calibri" w:cs="Calibri"/>
              </w:rPr>
            </w:rPrChange>
          </w:rPr>
          <w:t xml:space="preserve">Figure </w:t>
        </w:r>
        <w:r w:rsidRPr="007A1196">
          <w:rPr>
            <w:rFonts w:ascii="Calibri" w:hAnsi="Calibri" w:cs="Calibri"/>
            <w:rPrChange w:id="1067" w:author="Reza Rajan" w:date="2020-03-13T11:13:00Z">
              <w:rPr>
                <w:rFonts w:ascii="Calibri" w:hAnsi="Calibri" w:cs="Calibri"/>
              </w:rPr>
            </w:rPrChange>
          </w:rPr>
          <w:fldChar w:fldCharType="begin"/>
        </w:r>
        <w:r w:rsidRPr="007A1196">
          <w:rPr>
            <w:rFonts w:ascii="Calibri" w:hAnsi="Calibri" w:cs="Calibri"/>
            <w:rPrChange w:id="1068" w:author="Reza Rajan" w:date="2020-03-13T11:13:00Z">
              <w:rPr>
                <w:rFonts w:ascii="Calibri" w:hAnsi="Calibri" w:cs="Calibri"/>
              </w:rPr>
            </w:rPrChange>
          </w:rPr>
          <w:instrText xml:space="preserve"> SEQ Figure \* ARABIC </w:instrText>
        </w:r>
        <w:r w:rsidRPr="007A1196">
          <w:rPr>
            <w:rFonts w:ascii="Calibri" w:hAnsi="Calibri" w:cs="Calibri"/>
            <w:rPrChange w:id="1069" w:author="Reza Rajan" w:date="2020-03-13T11:13:00Z">
              <w:rPr>
                <w:rFonts w:ascii="Calibri" w:hAnsi="Calibri" w:cs="Calibri"/>
              </w:rPr>
            </w:rPrChange>
          </w:rPr>
          <w:fldChar w:fldCharType="separate"/>
        </w:r>
      </w:ins>
      <w:r w:rsidR="000E03EA" w:rsidRPr="007A1196">
        <w:rPr>
          <w:rFonts w:ascii="Calibri" w:hAnsi="Calibri" w:cs="Calibri"/>
          <w:noProof/>
          <w:rPrChange w:id="1070" w:author="Reza Rajan" w:date="2020-03-13T11:13:00Z">
            <w:rPr>
              <w:rFonts w:ascii="Calibri" w:hAnsi="Calibri" w:cs="Calibri"/>
              <w:noProof/>
            </w:rPr>
          </w:rPrChange>
        </w:rPr>
        <w:t>10</w:t>
      </w:r>
      <w:ins w:id="1071" w:author="Reza Rajan" w:date="2020-03-13T09:49:00Z">
        <w:r w:rsidRPr="007A1196">
          <w:rPr>
            <w:rFonts w:ascii="Calibri" w:hAnsi="Calibri" w:cs="Calibri"/>
            <w:rPrChange w:id="1072" w:author="Reza Rajan" w:date="2020-03-13T11:13:00Z">
              <w:rPr>
                <w:rFonts w:ascii="Calibri" w:hAnsi="Calibri" w:cs="Calibri"/>
              </w:rPr>
            </w:rPrChange>
          </w:rPr>
          <w:fldChar w:fldCharType="end"/>
        </w:r>
        <w:bookmarkEnd w:id="1064"/>
        <w:r w:rsidRPr="007A1196">
          <w:rPr>
            <w:rFonts w:ascii="Calibri" w:hAnsi="Calibri" w:cs="Calibri"/>
            <w:lang w:val="en-US"/>
            <w:rPrChange w:id="1073" w:author="Reza Rajan" w:date="2020-03-13T11:13:00Z">
              <w:rPr>
                <w:rFonts w:ascii="Calibri" w:hAnsi="Calibri" w:cs="Calibri"/>
                <w:lang w:val="en-US"/>
              </w:rPr>
            </w:rPrChange>
          </w:rPr>
          <w:t xml:space="preserve"> - State Estimation Results; Red: Degraded Position; Magenta: Estimated Position; Yellow: True Position</w:t>
        </w:r>
      </w:ins>
    </w:p>
    <w:p w14:paraId="7818042D" w14:textId="7BC462B3" w:rsidR="00E825BD" w:rsidRPr="007A1196" w:rsidRDefault="00E825BD" w:rsidP="00E825BD">
      <w:pPr>
        <w:spacing w:line="276" w:lineRule="auto"/>
        <w:jc w:val="both"/>
        <w:rPr>
          <w:ins w:id="1074" w:author="Reza Rajan" w:date="2020-03-13T09:49:00Z"/>
          <w:rFonts w:ascii="Calibri" w:hAnsi="Calibri" w:cs="Calibri"/>
          <w:sz w:val="23"/>
          <w:szCs w:val="23"/>
          <w:lang w:val="en-CA"/>
          <w:rPrChange w:id="1075" w:author="Reza Rajan" w:date="2020-03-13T11:13:00Z">
            <w:rPr>
              <w:ins w:id="1076" w:author="Reza Rajan" w:date="2020-03-13T09:49:00Z"/>
              <w:rFonts w:ascii="Calibri" w:hAnsi="Calibri" w:cs="Calibri"/>
              <w:lang w:val="en-CA"/>
            </w:rPr>
          </w:rPrChange>
        </w:rPr>
      </w:pPr>
      <w:ins w:id="1077" w:author="Reza Rajan" w:date="2020-03-13T09:49:00Z">
        <w:r w:rsidRPr="007A1196">
          <w:rPr>
            <w:rFonts w:ascii="Calibri" w:hAnsi="Calibri" w:cs="Calibri"/>
            <w:sz w:val="23"/>
            <w:szCs w:val="23"/>
            <w:lang w:val="en-CA"/>
            <w:rPrChange w:id="1078" w:author="Reza Rajan" w:date="2020-03-13T11:13:00Z">
              <w:rPr>
                <w:rFonts w:ascii="Calibri" w:hAnsi="Calibri" w:cs="Calibri"/>
                <w:lang w:val="en-CA"/>
              </w:rPr>
            </w:rPrChange>
          </w:rPr>
          <w:t>As seen in the results, the estimated results track slightly closer to the true position than the degraded position. Particularly, where the EKF truly performs well is in its ability to filter the jitter in the degraded position data</w:t>
        </w:r>
        <w:r w:rsidR="00533F54" w:rsidRPr="007A1196">
          <w:rPr>
            <w:rFonts w:ascii="Calibri" w:hAnsi="Calibri" w:cs="Calibri"/>
            <w:sz w:val="23"/>
            <w:szCs w:val="23"/>
            <w:lang w:val="en-CA"/>
            <w:rPrChange w:id="1079" w:author="Reza Rajan" w:date="2020-03-13T11:13:00Z">
              <w:rPr>
                <w:rFonts w:ascii="Calibri" w:hAnsi="Calibri" w:cs="Calibri"/>
                <w:lang w:val="en-CA"/>
              </w:rPr>
            </w:rPrChange>
          </w:rPr>
          <w:t xml:space="preserve"> (</w:t>
        </w:r>
      </w:ins>
      <w:ins w:id="1080" w:author="Reza Rajan" w:date="2020-03-13T09:54:00Z">
        <w:r w:rsidR="00533F54" w:rsidRPr="007A1196">
          <w:rPr>
            <w:rFonts w:ascii="Calibri" w:hAnsi="Calibri" w:cs="Calibri"/>
            <w:sz w:val="23"/>
            <w:szCs w:val="23"/>
            <w:lang w:val="en-CA"/>
            <w:rPrChange w:id="1081" w:author="Reza Rajan" w:date="2020-03-13T11:13:00Z">
              <w:rPr>
                <w:rFonts w:ascii="Calibri" w:hAnsi="Calibri" w:cs="Calibri"/>
                <w:lang w:val="en-CA"/>
              </w:rPr>
            </w:rPrChange>
          </w:rPr>
          <w:fldChar w:fldCharType="begin"/>
        </w:r>
        <w:r w:rsidR="00533F54" w:rsidRPr="007A1196">
          <w:rPr>
            <w:rFonts w:ascii="Calibri" w:hAnsi="Calibri" w:cs="Calibri"/>
            <w:sz w:val="23"/>
            <w:szCs w:val="23"/>
            <w:lang w:val="en-CA"/>
            <w:rPrChange w:id="1082" w:author="Reza Rajan" w:date="2020-03-13T11:13:00Z">
              <w:rPr>
                <w:rFonts w:ascii="Calibri" w:hAnsi="Calibri" w:cs="Calibri"/>
                <w:lang w:val="en-CA"/>
              </w:rPr>
            </w:rPrChange>
          </w:rPr>
          <w:instrText xml:space="preserve"> REF _Ref34985660 \h </w:instrText>
        </w:r>
      </w:ins>
      <w:r w:rsidR="00007559" w:rsidRPr="007A1196">
        <w:rPr>
          <w:rFonts w:ascii="Calibri" w:hAnsi="Calibri" w:cs="Calibri"/>
          <w:sz w:val="23"/>
          <w:szCs w:val="23"/>
          <w:lang w:val="en-CA"/>
          <w:rPrChange w:id="1083" w:author="Reza Rajan" w:date="2020-03-13T11:13:00Z">
            <w:rPr>
              <w:rFonts w:ascii="Calibri" w:hAnsi="Calibri" w:cs="Calibri"/>
              <w:sz w:val="23"/>
              <w:szCs w:val="23"/>
              <w:lang w:val="en-CA"/>
            </w:rPr>
          </w:rPrChange>
        </w:rPr>
        <w:instrText xml:space="preserve"> \* MERGEFORMAT </w:instrText>
      </w:r>
      <w:r w:rsidR="00533F54" w:rsidRPr="007A1196">
        <w:rPr>
          <w:rFonts w:ascii="Calibri" w:hAnsi="Calibri" w:cs="Calibri"/>
          <w:sz w:val="23"/>
          <w:szCs w:val="23"/>
          <w:lang w:val="en-CA"/>
          <w:rPrChange w:id="1084" w:author="Reza Rajan" w:date="2020-03-13T11:13:00Z">
            <w:rPr>
              <w:rFonts w:ascii="Calibri" w:hAnsi="Calibri" w:cs="Calibri"/>
              <w:sz w:val="23"/>
              <w:szCs w:val="23"/>
              <w:lang w:val="en-CA"/>
            </w:rPr>
          </w:rPrChange>
        </w:rPr>
      </w:r>
      <w:r w:rsidR="00533F54" w:rsidRPr="007A1196">
        <w:rPr>
          <w:rFonts w:ascii="Calibri" w:hAnsi="Calibri" w:cs="Calibri"/>
          <w:sz w:val="23"/>
          <w:szCs w:val="23"/>
          <w:lang w:val="en-CA"/>
          <w:rPrChange w:id="1085" w:author="Reza Rajan" w:date="2020-03-13T11:13:00Z">
            <w:rPr>
              <w:rFonts w:ascii="Calibri" w:hAnsi="Calibri" w:cs="Calibri"/>
              <w:lang w:val="en-CA"/>
            </w:rPr>
          </w:rPrChange>
        </w:rPr>
        <w:fldChar w:fldCharType="separate"/>
      </w:r>
      <w:ins w:id="1086" w:author="Reza Rajan" w:date="2020-03-13T09:49:00Z">
        <w:r w:rsidR="007A1196" w:rsidRPr="007A1196">
          <w:rPr>
            <w:rFonts w:ascii="Calibri" w:hAnsi="Calibri" w:cs="Calibri"/>
            <w:sz w:val="23"/>
            <w:szCs w:val="23"/>
            <w:rPrChange w:id="1087" w:author="Reza Rajan" w:date="2020-03-13T11:13:00Z">
              <w:rPr>
                <w:rFonts w:ascii="Calibri" w:hAnsi="Calibri" w:cs="Calibri"/>
              </w:rPr>
            </w:rPrChange>
          </w:rPr>
          <w:t xml:space="preserve">Figure </w:t>
        </w:r>
      </w:ins>
      <w:r w:rsidR="007A1196" w:rsidRPr="007A1196">
        <w:rPr>
          <w:rFonts w:ascii="Calibri" w:hAnsi="Calibri" w:cs="Calibri"/>
          <w:noProof/>
          <w:sz w:val="23"/>
          <w:szCs w:val="23"/>
          <w:rPrChange w:id="1088" w:author="Reza Rajan" w:date="2020-03-13T11:13:00Z">
            <w:rPr>
              <w:rFonts w:ascii="Calibri" w:hAnsi="Calibri" w:cs="Calibri"/>
              <w:noProof/>
            </w:rPr>
          </w:rPrChange>
        </w:rPr>
        <w:t>10</w:t>
      </w:r>
      <w:ins w:id="1089" w:author="Reza Rajan" w:date="2020-03-13T09:54:00Z">
        <w:r w:rsidR="00533F54" w:rsidRPr="007A1196">
          <w:rPr>
            <w:rFonts w:ascii="Calibri" w:hAnsi="Calibri" w:cs="Calibri"/>
            <w:sz w:val="23"/>
            <w:szCs w:val="23"/>
            <w:lang w:val="en-CA"/>
            <w:rPrChange w:id="1090" w:author="Reza Rajan" w:date="2020-03-13T11:13:00Z">
              <w:rPr>
                <w:rFonts w:ascii="Calibri" w:hAnsi="Calibri" w:cs="Calibri"/>
                <w:lang w:val="en-CA"/>
              </w:rPr>
            </w:rPrChange>
          </w:rPr>
          <w:fldChar w:fldCharType="end"/>
        </w:r>
      </w:ins>
      <w:ins w:id="1091" w:author="Reza Rajan" w:date="2020-03-13T09:53:00Z">
        <w:r w:rsidR="00533F54" w:rsidRPr="007A1196">
          <w:rPr>
            <w:rFonts w:ascii="Calibri" w:hAnsi="Calibri" w:cs="Calibri"/>
            <w:sz w:val="23"/>
            <w:szCs w:val="23"/>
            <w:lang w:val="en-CA"/>
            <w:rPrChange w:id="1092" w:author="Reza Rajan" w:date="2020-03-13T11:13:00Z">
              <w:rPr>
                <w:rFonts w:ascii="Calibri" w:hAnsi="Calibri" w:cs="Calibri"/>
                <w:lang w:val="en-CA"/>
              </w:rPr>
            </w:rPrChange>
          </w:rPr>
          <w:t>)</w:t>
        </w:r>
      </w:ins>
      <w:ins w:id="1093" w:author="Reza Rajan" w:date="2020-03-13T09:49:00Z">
        <w:r w:rsidRPr="007A1196">
          <w:rPr>
            <w:rFonts w:ascii="Calibri" w:hAnsi="Calibri" w:cs="Calibri"/>
            <w:sz w:val="23"/>
            <w:szCs w:val="23"/>
            <w:lang w:val="en-CA"/>
            <w:rPrChange w:id="1094" w:author="Reza Rajan" w:date="2020-03-13T11:13:00Z">
              <w:rPr>
                <w:rFonts w:ascii="Calibri" w:hAnsi="Calibri" w:cs="Calibri"/>
                <w:lang w:val="en-CA"/>
              </w:rPr>
            </w:rPrChange>
          </w:rPr>
          <w:t>. Note that the covariance ellipses are shown in the figures, at the end of each path. They are calculated at a 95% confidence interval, and appears almost circular, indicating little covariance in the data.</w:t>
        </w:r>
      </w:ins>
    </w:p>
    <w:p w14:paraId="21484438" w14:textId="15108050" w:rsidR="001F3231" w:rsidRPr="007A1196" w:rsidRDefault="00835BE1" w:rsidP="001F3231">
      <w:pPr>
        <w:spacing w:line="276" w:lineRule="auto"/>
        <w:jc w:val="both"/>
        <w:rPr>
          <w:ins w:id="1095" w:author="Cameron" w:date="2020-03-13T10:10:00Z"/>
          <w:rFonts w:ascii="Calibri" w:hAnsi="Calibri" w:cs="Calibri"/>
          <w:sz w:val="23"/>
          <w:szCs w:val="23"/>
          <w:lang w:val="en-CA"/>
          <w:rPrChange w:id="1096" w:author="Reza Rajan" w:date="2020-03-13T11:13:00Z">
            <w:rPr>
              <w:ins w:id="1097" w:author="Cameron" w:date="2020-03-13T10:10:00Z"/>
              <w:rFonts w:ascii="Calibri" w:hAnsi="Calibri" w:cs="Calibri"/>
              <w:lang w:val="en-CA"/>
            </w:rPr>
          </w:rPrChange>
        </w:rPr>
      </w:pPr>
      <w:ins w:id="1098" w:author="Cameron" w:date="2020-03-13T10:09:00Z">
        <w:r w:rsidRPr="007A1196">
          <w:rPr>
            <w:rFonts w:ascii="Calibri" w:hAnsi="Calibri" w:cs="Calibri"/>
            <w:sz w:val="23"/>
            <w:szCs w:val="23"/>
            <w:lang w:val="en-CA"/>
            <w:rPrChange w:id="1099" w:author="Reza Rajan" w:date="2020-03-13T11:13:00Z">
              <w:rPr>
                <w:rFonts w:ascii="Calibri" w:hAnsi="Calibri" w:cs="Calibri"/>
                <w:lang w:val="en-CA"/>
              </w:rPr>
            </w:rPrChange>
          </w:rPr>
          <w:t xml:space="preserve">These results are </w:t>
        </w:r>
      </w:ins>
      <w:ins w:id="1100" w:author="Cameron" w:date="2020-03-13T10:10:00Z">
        <w:r w:rsidRPr="007A1196">
          <w:rPr>
            <w:rFonts w:ascii="Calibri" w:hAnsi="Calibri" w:cs="Calibri"/>
            <w:sz w:val="23"/>
            <w:szCs w:val="23"/>
            <w:lang w:val="en-CA"/>
            <w:rPrChange w:id="1101" w:author="Reza Rajan" w:date="2020-03-13T11:13:00Z">
              <w:rPr>
                <w:rFonts w:ascii="Calibri" w:hAnsi="Calibri" w:cs="Calibri"/>
                <w:lang w:val="en-CA"/>
              </w:rPr>
            </w:rPrChange>
          </w:rPr>
          <w:t xml:space="preserve">obtained using a </w:t>
        </w:r>
        <w:r w:rsidR="001A7D15" w:rsidRPr="007A1196">
          <w:rPr>
            <w:rFonts w:ascii="Calibri" w:hAnsi="Calibri" w:cs="Calibri"/>
            <w:sz w:val="23"/>
            <w:szCs w:val="23"/>
            <w:lang w:val="en-CA"/>
            <w:rPrChange w:id="1102" w:author="Reza Rajan" w:date="2020-03-13T11:13:00Z">
              <w:rPr>
                <w:rFonts w:ascii="Calibri" w:hAnsi="Calibri" w:cs="Calibri"/>
                <w:lang w:val="en-CA"/>
              </w:rPr>
            </w:rPrChange>
          </w:rPr>
          <w:t xml:space="preserve">process noise </w:t>
        </w:r>
        <w:r w:rsidR="001D2428" w:rsidRPr="007A1196">
          <w:rPr>
            <w:rFonts w:ascii="Calibri" w:hAnsi="Calibri" w:cs="Calibri"/>
            <w:sz w:val="23"/>
            <w:szCs w:val="23"/>
            <w:lang w:val="en-CA"/>
            <w:rPrChange w:id="1103" w:author="Reza Rajan" w:date="2020-03-13T11:13:00Z">
              <w:rPr>
                <w:rFonts w:ascii="Calibri" w:hAnsi="Calibri" w:cs="Calibri"/>
                <w:lang w:val="en-CA"/>
              </w:rPr>
            </w:rPrChange>
          </w:rPr>
          <w:t>covariance matrix of</w:t>
        </w:r>
        <w:r w:rsidR="001A7D15" w:rsidRPr="007A1196">
          <w:rPr>
            <w:rFonts w:ascii="Calibri" w:hAnsi="Calibri" w:cs="Calibri"/>
            <w:sz w:val="23"/>
            <w:szCs w:val="23"/>
            <w:lang w:val="en-CA"/>
            <w:rPrChange w:id="1104" w:author="Reza Rajan" w:date="2020-03-13T11:13:00Z">
              <w:rPr>
                <w:rFonts w:ascii="Calibri" w:hAnsi="Calibri" w:cs="Calibri"/>
                <w:lang w:val="en-CA"/>
              </w:rPr>
            </w:rPrChange>
          </w:rPr>
          <w:t xml:space="preserve"> </w:t>
        </w:r>
      </w:ins>
    </w:p>
    <w:p w14:paraId="598DB0D7" w14:textId="5C7AD149" w:rsidR="001D2428" w:rsidRPr="007A1196" w:rsidRDefault="00007559" w:rsidP="00E825BD">
      <w:pPr>
        <w:spacing w:line="276" w:lineRule="auto"/>
        <w:jc w:val="both"/>
        <w:rPr>
          <w:ins w:id="1105" w:author="Reza Rajan" w:date="2020-03-13T09:58:00Z"/>
          <w:rFonts w:ascii="Calibri" w:hAnsi="Calibri" w:cs="Calibri"/>
          <w:sz w:val="23"/>
          <w:szCs w:val="23"/>
          <w:lang w:val="en-CA"/>
          <w:rPrChange w:id="1106" w:author="Reza Rajan" w:date="2020-03-13T11:13:00Z">
            <w:rPr>
              <w:ins w:id="1107" w:author="Reza Rajan" w:date="2020-03-13T09:58:00Z"/>
              <w:rFonts w:ascii="Calibri" w:hAnsi="Calibri" w:cs="Calibri"/>
              <w:lang w:val="en-CA"/>
            </w:rPr>
          </w:rPrChange>
        </w:rPr>
      </w:pPr>
      <m:oMathPara>
        <m:oMath>
          <m:d>
            <m:dPr>
              <m:begChr m:val="["/>
              <m:endChr m:val="]"/>
              <m:ctrlPr>
                <w:ins w:id="1108" w:author="Cameron" w:date="2020-03-13T10:10:00Z">
                  <w:rPr>
                    <w:rFonts w:ascii="Cambria Math" w:hAnsi="Cambria Math" w:cs="Calibri"/>
                    <w:i/>
                    <w:sz w:val="23"/>
                    <w:szCs w:val="23"/>
                    <w:lang w:val="en-CA"/>
                    <w:rPrChange w:id="1109" w:author="Reza Rajan" w:date="2020-03-13T11:13:00Z">
                      <w:rPr>
                        <w:rFonts w:ascii="Cambria Math" w:hAnsi="Cambria Math" w:cs="Calibri"/>
                        <w:i/>
                        <w:sz w:val="23"/>
                        <w:szCs w:val="23"/>
                        <w:lang w:val="en-CA"/>
                      </w:rPr>
                    </w:rPrChange>
                  </w:rPr>
                </w:ins>
              </m:ctrlPr>
            </m:dPr>
            <m:e>
              <m:m>
                <m:mPr>
                  <m:mcs>
                    <m:mc>
                      <m:mcPr>
                        <m:count m:val="3"/>
                        <m:mcJc m:val="center"/>
                      </m:mcPr>
                    </m:mc>
                  </m:mcs>
                  <m:ctrlPr>
                    <w:ins w:id="1110" w:author="Cameron" w:date="2020-03-13T10:10:00Z">
                      <w:rPr>
                        <w:rFonts w:ascii="Cambria Math" w:hAnsi="Cambria Math" w:cs="Calibri"/>
                        <w:i/>
                        <w:sz w:val="23"/>
                        <w:szCs w:val="23"/>
                        <w:lang w:val="en-CA"/>
                        <w:rPrChange w:id="1111" w:author="Reza Rajan" w:date="2020-03-13T11:13:00Z">
                          <w:rPr>
                            <w:rFonts w:ascii="Cambria Math" w:hAnsi="Cambria Math" w:cs="Calibri"/>
                            <w:i/>
                            <w:sz w:val="23"/>
                            <w:szCs w:val="23"/>
                            <w:lang w:val="en-CA"/>
                          </w:rPr>
                        </w:rPrChange>
                      </w:rPr>
                    </w:ins>
                  </m:ctrlPr>
                </m:mPr>
                <m:mr>
                  <m:e>
                    <m:r>
                      <w:ins w:id="1112" w:author="Cameron" w:date="2020-03-13T10:11:00Z">
                        <w:rPr>
                          <w:rFonts w:ascii="Cambria Math" w:hAnsi="Cambria Math" w:cs="Calibri"/>
                          <w:sz w:val="23"/>
                          <w:szCs w:val="23"/>
                          <w:lang w:val="en-CA"/>
                          <w:rPrChange w:id="1113" w:author="Reza Rajan" w:date="2020-03-13T11:13:00Z">
                            <w:rPr>
                              <w:rFonts w:ascii="Cambria Math" w:hAnsi="Cambria Math" w:cs="Calibri"/>
                              <w:lang w:val="en-CA"/>
                            </w:rPr>
                          </w:rPrChange>
                        </w:rPr>
                        <m:t>0.05</m:t>
                      </w:ins>
                    </m:r>
                  </m:e>
                  <m:e>
                    <m:r>
                      <w:ins w:id="1114" w:author="Cameron" w:date="2020-03-13T10:11:00Z">
                        <w:rPr>
                          <w:rFonts w:ascii="Cambria Math" w:hAnsi="Cambria Math" w:cs="Calibri"/>
                          <w:sz w:val="23"/>
                          <w:szCs w:val="23"/>
                          <w:lang w:val="en-CA"/>
                          <w:rPrChange w:id="1115" w:author="Reza Rajan" w:date="2020-03-13T11:13:00Z">
                            <w:rPr>
                              <w:rFonts w:ascii="Cambria Math" w:hAnsi="Cambria Math" w:cs="Calibri"/>
                              <w:lang w:val="en-CA"/>
                            </w:rPr>
                          </w:rPrChange>
                        </w:rPr>
                        <m:t>0</m:t>
                      </w:ins>
                    </m:r>
                  </m:e>
                  <m:e>
                    <m:r>
                      <w:ins w:id="1116" w:author="Cameron" w:date="2020-03-13T10:11:00Z">
                        <w:rPr>
                          <w:rFonts w:ascii="Cambria Math" w:hAnsi="Cambria Math" w:cs="Calibri"/>
                          <w:sz w:val="23"/>
                          <w:szCs w:val="23"/>
                          <w:lang w:val="en-CA"/>
                          <w:rPrChange w:id="1117" w:author="Reza Rajan" w:date="2020-03-13T11:13:00Z">
                            <w:rPr>
                              <w:rFonts w:ascii="Cambria Math" w:hAnsi="Cambria Math" w:cs="Calibri"/>
                              <w:lang w:val="en-CA"/>
                            </w:rPr>
                          </w:rPrChange>
                        </w:rPr>
                        <m:t>0</m:t>
                      </w:ins>
                    </m:r>
                  </m:e>
                </m:mr>
                <m:mr>
                  <m:e>
                    <m:r>
                      <w:ins w:id="1118" w:author="Cameron" w:date="2020-03-13T10:11:00Z">
                        <w:rPr>
                          <w:rFonts w:ascii="Cambria Math" w:hAnsi="Cambria Math" w:cs="Calibri"/>
                          <w:sz w:val="23"/>
                          <w:szCs w:val="23"/>
                          <w:lang w:val="en-CA"/>
                          <w:rPrChange w:id="1119" w:author="Reza Rajan" w:date="2020-03-13T11:13:00Z">
                            <w:rPr>
                              <w:rFonts w:ascii="Cambria Math" w:hAnsi="Cambria Math" w:cs="Calibri"/>
                              <w:lang w:val="en-CA"/>
                            </w:rPr>
                          </w:rPrChange>
                        </w:rPr>
                        <m:t>0</m:t>
                      </w:ins>
                    </m:r>
                  </m:e>
                  <m:e>
                    <m:r>
                      <w:ins w:id="1120" w:author="Cameron" w:date="2020-03-13T10:11:00Z">
                        <w:rPr>
                          <w:rFonts w:ascii="Cambria Math" w:hAnsi="Cambria Math" w:cs="Calibri"/>
                          <w:sz w:val="23"/>
                          <w:szCs w:val="23"/>
                          <w:lang w:val="en-CA"/>
                          <w:rPrChange w:id="1121" w:author="Reza Rajan" w:date="2020-03-13T11:13:00Z">
                            <w:rPr>
                              <w:rFonts w:ascii="Cambria Math" w:hAnsi="Cambria Math" w:cs="Calibri"/>
                              <w:lang w:val="en-CA"/>
                            </w:rPr>
                          </w:rPrChange>
                        </w:rPr>
                        <m:t>0.05</m:t>
                      </w:ins>
                    </m:r>
                  </m:e>
                  <m:e>
                    <m:r>
                      <w:ins w:id="1122" w:author="Cameron" w:date="2020-03-13T10:11:00Z">
                        <w:rPr>
                          <w:rFonts w:ascii="Cambria Math" w:hAnsi="Cambria Math" w:cs="Calibri"/>
                          <w:sz w:val="23"/>
                          <w:szCs w:val="23"/>
                          <w:lang w:val="en-CA"/>
                          <w:rPrChange w:id="1123" w:author="Reza Rajan" w:date="2020-03-13T11:13:00Z">
                            <w:rPr>
                              <w:rFonts w:ascii="Cambria Math" w:hAnsi="Cambria Math" w:cs="Calibri"/>
                              <w:lang w:val="en-CA"/>
                            </w:rPr>
                          </w:rPrChange>
                        </w:rPr>
                        <m:t>0</m:t>
                      </w:ins>
                    </m:r>
                  </m:e>
                </m:mr>
                <m:mr>
                  <m:e>
                    <m:r>
                      <w:ins w:id="1124" w:author="Cameron" w:date="2020-03-13T10:11:00Z">
                        <w:rPr>
                          <w:rFonts w:ascii="Cambria Math" w:hAnsi="Cambria Math" w:cs="Calibri"/>
                          <w:sz w:val="23"/>
                          <w:szCs w:val="23"/>
                          <w:lang w:val="en-CA"/>
                          <w:rPrChange w:id="1125" w:author="Reza Rajan" w:date="2020-03-13T11:13:00Z">
                            <w:rPr>
                              <w:rFonts w:ascii="Cambria Math" w:hAnsi="Cambria Math" w:cs="Calibri"/>
                              <w:lang w:val="en-CA"/>
                            </w:rPr>
                          </w:rPrChange>
                        </w:rPr>
                        <m:t>0</m:t>
                      </w:ins>
                    </m:r>
                  </m:e>
                  <m:e>
                    <m:r>
                      <w:ins w:id="1126" w:author="Cameron" w:date="2020-03-13T10:11:00Z">
                        <w:rPr>
                          <w:rFonts w:ascii="Cambria Math" w:hAnsi="Cambria Math" w:cs="Calibri"/>
                          <w:sz w:val="23"/>
                          <w:szCs w:val="23"/>
                          <w:lang w:val="en-CA"/>
                          <w:rPrChange w:id="1127" w:author="Reza Rajan" w:date="2020-03-13T11:13:00Z">
                            <w:rPr>
                              <w:rFonts w:ascii="Cambria Math" w:hAnsi="Cambria Math" w:cs="Calibri"/>
                              <w:lang w:val="en-CA"/>
                            </w:rPr>
                          </w:rPrChange>
                        </w:rPr>
                        <m:t>0</m:t>
                      </w:ins>
                    </m:r>
                  </m:e>
                  <m:e>
                    <m:r>
                      <w:ins w:id="1128" w:author="Cameron" w:date="2020-03-13T10:11:00Z">
                        <w:rPr>
                          <w:rFonts w:ascii="Cambria Math" w:hAnsi="Cambria Math" w:cs="Calibri"/>
                          <w:sz w:val="23"/>
                          <w:szCs w:val="23"/>
                          <w:lang w:val="en-CA"/>
                          <w:rPrChange w:id="1129" w:author="Reza Rajan" w:date="2020-03-13T11:13:00Z">
                            <w:rPr>
                              <w:rFonts w:ascii="Cambria Math" w:hAnsi="Cambria Math" w:cs="Calibri"/>
                              <w:lang w:val="en-CA"/>
                            </w:rPr>
                          </w:rPrChange>
                        </w:rPr>
                        <m:t>0.1</m:t>
                      </w:ins>
                    </m:r>
                  </m:e>
                </m:mr>
              </m:m>
            </m:e>
          </m:d>
        </m:oMath>
      </m:oMathPara>
    </w:p>
    <w:p w14:paraId="4BB54303" w14:textId="1BA46D26" w:rsidR="009E1BAC" w:rsidRPr="007A1196" w:rsidRDefault="001D2428" w:rsidP="00E825BD">
      <w:pPr>
        <w:spacing w:line="276" w:lineRule="auto"/>
        <w:jc w:val="both"/>
        <w:rPr>
          <w:ins w:id="1130" w:author="Reza Rajan" w:date="2020-03-13T09:58:00Z"/>
          <w:rFonts w:ascii="Calibri" w:hAnsi="Calibri" w:cs="Calibri"/>
          <w:sz w:val="23"/>
          <w:szCs w:val="23"/>
          <w:lang w:val="en-CA"/>
          <w:rPrChange w:id="1131" w:author="Reza Rajan" w:date="2020-03-13T11:13:00Z">
            <w:rPr>
              <w:ins w:id="1132" w:author="Reza Rajan" w:date="2020-03-13T09:58:00Z"/>
              <w:rFonts w:ascii="Calibri" w:hAnsi="Calibri" w:cs="Calibri"/>
              <w:lang w:val="en-CA"/>
            </w:rPr>
          </w:rPrChange>
        </w:rPr>
      </w:pPr>
      <w:ins w:id="1133" w:author="Cameron" w:date="2020-03-13T10:11:00Z">
        <w:r w:rsidRPr="007A1196">
          <w:rPr>
            <w:rFonts w:ascii="Calibri" w:hAnsi="Calibri" w:cs="Calibri"/>
            <w:sz w:val="23"/>
            <w:szCs w:val="23"/>
            <w:lang w:val="en-CA"/>
            <w:rPrChange w:id="1134" w:author="Reza Rajan" w:date="2020-03-13T11:13:00Z">
              <w:rPr>
                <w:rFonts w:ascii="Calibri" w:hAnsi="Calibri" w:cs="Calibri"/>
                <w:lang w:val="en-CA"/>
              </w:rPr>
            </w:rPrChange>
          </w:rPr>
          <w:t xml:space="preserve">Which was obtained by </w:t>
        </w:r>
        <w:r w:rsidR="00D8708F" w:rsidRPr="007A1196">
          <w:rPr>
            <w:rFonts w:ascii="Calibri" w:hAnsi="Calibri" w:cs="Calibri"/>
            <w:sz w:val="23"/>
            <w:szCs w:val="23"/>
            <w:lang w:val="en-CA"/>
            <w:rPrChange w:id="1135" w:author="Reza Rajan" w:date="2020-03-13T11:13:00Z">
              <w:rPr>
                <w:rFonts w:ascii="Calibri" w:hAnsi="Calibri" w:cs="Calibri"/>
                <w:lang w:val="en-CA"/>
              </w:rPr>
            </w:rPrChange>
          </w:rPr>
          <w:t>iterating over</w:t>
        </w:r>
      </w:ins>
      <w:ins w:id="1136" w:author="Cameron" w:date="2020-03-13T10:12:00Z">
        <w:r w:rsidR="00D8708F" w:rsidRPr="007A1196">
          <w:rPr>
            <w:rFonts w:ascii="Calibri" w:hAnsi="Calibri" w:cs="Calibri"/>
            <w:sz w:val="23"/>
            <w:szCs w:val="23"/>
            <w:lang w:val="en-CA"/>
            <w:rPrChange w:id="1137" w:author="Reza Rajan" w:date="2020-03-13T11:13:00Z">
              <w:rPr>
                <w:rFonts w:ascii="Calibri" w:hAnsi="Calibri" w:cs="Calibri"/>
                <w:lang w:val="en-CA"/>
              </w:rPr>
            </w:rPrChange>
          </w:rPr>
          <w:t xml:space="preserve"> a range of</w:t>
        </w:r>
        <w:r w:rsidR="00617F42" w:rsidRPr="007A1196">
          <w:rPr>
            <w:rFonts w:ascii="Calibri" w:hAnsi="Calibri" w:cs="Calibri"/>
            <w:sz w:val="23"/>
            <w:szCs w:val="23"/>
            <w:lang w:val="en-CA"/>
            <w:rPrChange w:id="1138" w:author="Reza Rajan" w:date="2020-03-13T11:13:00Z">
              <w:rPr>
                <w:rFonts w:ascii="Calibri" w:hAnsi="Calibri" w:cs="Calibri"/>
                <w:lang w:val="en-CA"/>
              </w:rPr>
            </w:rPrChange>
          </w:rPr>
          <w:t xml:space="preserve"> values between the original matrix and the identity matrix (which represents significant noise).</w:t>
        </w:r>
      </w:ins>
    </w:p>
    <w:p w14:paraId="295AB008" w14:textId="73D9BEDB" w:rsidR="00563DB7" w:rsidRPr="007A1196" w:rsidRDefault="00B950EE" w:rsidP="006330C3">
      <w:pPr>
        <w:pStyle w:val="Heading2"/>
        <w:rPr>
          <w:ins w:id="1139" w:author="Cameron" w:date="2020-03-13T10:16:00Z"/>
          <w:rFonts w:ascii="Calibri" w:hAnsi="Calibri" w:cs="Calibri"/>
          <w:lang w:val="en-CA"/>
          <w:rPrChange w:id="1140" w:author="Reza Rajan" w:date="2020-03-13T11:13:00Z">
            <w:rPr>
              <w:ins w:id="1141" w:author="Cameron" w:date="2020-03-13T10:16:00Z"/>
              <w:rFonts w:ascii="Calibri" w:hAnsi="Calibri" w:cs="Calibri"/>
              <w:lang w:val="en-CA"/>
            </w:rPr>
          </w:rPrChange>
        </w:rPr>
      </w:pPr>
      <w:ins w:id="1142" w:author="Cameron" w:date="2020-03-13T10:16:00Z">
        <w:r w:rsidRPr="007A1196">
          <w:rPr>
            <w:rFonts w:ascii="Calibri" w:hAnsi="Calibri" w:cs="Calibri"/>
            <w:lang w:val="en-CA"/>
            <w:rPrChange w:id="1143" w:author="Reza Rajan" w:date="2020-03-13T11:13:00Z">
              <w:rPr>
                <w:lang w:val="en-CA"/>
              </w:rPr>
            </w:rPrChange>
          </w:rPr>
          <w:t>Simultaneous Localization and Mapping</w:t>
        </w:r>
      </w:ins>
    </w:p>
    <w:p w14:paraId="0781E3E7" w14:textId="0E140979" w:rsidR="00303C91" w:rsidRPr="007A1196" w:rsidDel="00704994" w:rsidRDefault="00032BE1" w:rsidP="00C75976">
      <w:pPr>
        <w:jc w:val="both"/>
        <w:rPr>
          <w:ins w:id="1144" w:author="Cameron" w:date="2020-03-13T10:43:00Z"/>
          <w:rFonts w:ascii="Calibri" w:hAnsi="Calibri" w:cs="Calibri"/>
          <w:sz w:val="23"/>
          <w:szCs w:val="23"/>
          <w:lang w:val="en-CA"/>
          <w:rPrChange w:id="1145" w:author="Reza Rajan" w:date="2020-03-13T11:13:00Z">
            <w:rPr>
              <w:ins w:id="1146" w:author="Cameron" w:date="2020-03-13T10:43:00Z"/>
              <w:rFonts w:asciiTheme="minorHAnsi" w:hAnsiTheme="minorHAnsi" w:cstheme="minorHAnsi"/>
              <w:sz w:val="23"/>
              <w:szCs w:val="23"/>
              <w:lang w:val="en-CA"/>
            </w:rPr>
          </w:rPrChange>
        </w:rPr>
        <w:pPrChange w:id="1147" w:author="Reza Rajan" w:date="2020-03-13T11:00:00Z">
          <w:pPr>
            <w:jc w:val="both"/>
          </w:pPr>
        </w:pPrChange>
      </w:pPr>
      <w:ins w:id="1148" w:author="Cameron" w:date="2020-03-13T10:18:00Z">
        <w:r w:rsidRPr="007A1196">
          <w:rPr>
            <w:rFonts w:ascii="Calibri" w:hAnsi="Calibri" w:cs="Calibri"/>
            <w:sz w:val="23"/>
            <w:szCs w:val="23"/>
            <w:lang w:val="en-CA"/>
            <w:rPrChange w:id="1149" w:author="Reza Rajan" w:date="2020-03-13T11:13:00Z">
              <w:rPr>
                <w:rFonts w:asciiTheme="minorHAnsi" w:hAnsiTheme="minorHAnsi" w:cstheme="minorHAnsi"/>
                <w:sz w:val="23"/>
                <w:szCs w:val="23"/>
                <w:lang w:val="en-CA"/>
              </w:rPr>
            </w:rPrChange>
          </w:rPr>
          <w:t xml:space="preserve">Simultaneous Localization and Mapping (SLAM) was attempted as a bonus to this lab. </w:t>
        </w:r>
      </w:ins>
      <w:ins w:id="1150" w:author="Cameron" w:date="2020-03-13T10:19:00Z">
        <w:r w:rsidR="00E73242" w:rsidRPr="007A1196">
          <w:rPr>
            <w:rFonts w:ascii="Calibri" w:hAnsi="Calibri" w:cs="Calibri"/>
            <w:sz w:val="23"/>
            <w:szCs w:val="23"/>
            <w:lang w:val="en-CA"/>
            <w:rPrChange w:id="1151" w:author="Reza Rajan" w:date="2020-03-13T11:13:00Z">
              <w:rPr>
                <w:rFonts w:asciiTheme="minorHAnsi" w:hAnsiTheme="minorHAnsi" w:cstheme="minorHAnsi"/>
                <w:sz w:val="23"/>
                <w:szCs w:val="23"/>
                <w:lang w:val="en-CA"/>
              </w:rPr>
            </w:rPrChange>
          </w:rPr>
          <w:t xml:space="preserve">This involved combining the two earlier stages of the lab without using the IPS data. </w:t>
        </w:r>
      </w:ins>
      <w:ins w:id="1152" w:author="Cameron" w:date="2020-03-13T10:21:00Z">
        <w:r w:rsidR="005D7C3F" w:rsidRPr="007A1196">
          <w:rPr>
            <w:rFonts w:ascii="Calibri" w:hAnsi="Calibri" w:cs="Calibri"/>
            <w:sz w:val="23"/>
            <w:szCs w:val="23"/>
            <w:lang w:val="en-CA"/>
            <w:rPrChange w:id="1153" w:author="Reza Rajan" w:date="2020-03-13T11:13:00Z">
              <w:rPr>
                <w:rFonts w:asciiTheme="minorHAnsi" w:hAnsiTheme="minorHAnsi" w:cstheme="minorHAnsi"/>
                <w:sz w:val="23"/>
                <w:szCs w:val="23"/>
                <w:lang w:val="en-CA"/>
              </w:rPr>
            </w:rPrChange>
          </w:rPr>
          <w:t>The map can b</w:t>
        </w:r>
      </w:ins>
      <w:ins w:id="1154" w:author="Cameron" w:date="2020-03-13T10:22:00Z">
        <w:r w:rsidR="005D7C3F" w:rsidRPr="007A1196">
          <w:rPr>
            <w:rFonts w:ascii="Calibri" w:hAnsi="Calibri" w:cs="Calibri"/>
            <w:sz w:val="23"/>
            <w:szCs w:val="23"/>
            <w:lang w:val="en-CA"/>
            <w:rPrChange w:id="1155" w:author="Reza Rajan" w:date="2020-03-13T11:13:00Z">
              <w:rPr>
                <w:rFonts w:asciiTheme="minorHAnsi" w:hAnsiTheme="minorHAnsi" w:cstheme="minorHAnsi"/>
                <w:sz w:val="23"/>
                <w:szCs w:val="23"/>
                <w:lang w:val="en-CA"/>
              </w:rPr>
            </w:rPrChange>
          </w:rPr>
          <w:t>e started based on an assumed initial position.</w:t>
        </w:r>
      </w:ins>
      <w:ins w:id="1156" w:author="Cameron" w:date="2020-03-13T10:26:00Z">
        <w:r w:rsidR="000F2325" w:rsidRPr="007A1196">
          <w:rPr>
            <w:rFonts w:ascii="Calibri" w:hAnsi="Calibri" w:cs="Calibri"/>
            <w:sz w:val="23"/>
            <w:szCs w:val="23"/>
            <w:lang w:val="en-CA"/>
            <w:rPrChange w:id="1157" w:author="Reza Rajan" w:date="2020-03-13T11:13:00Z">
              <w:rPr>
                <w:rFonts w:asciiTheme="minorHAnsi" w:hAnsiTheme="minorHAnsi" w:cstheme="minorHAnsi"/>
                <w:sz w:val="23"/>
                <w:szCs w:val="23"/>
                <w:lang w:val="en-CA"/>
              </w:rPr>
            </w:rPrChange>
          </w:rPr>
          <w:t xml:space="preserve"> After driving and </w:t>
        </w:r>
        <w:r w:rsidR="00182A45" w:rsidRPr="007A1196">
          <w:rPr>
            <w:rFonts w:ascii="Calibri" w:hAnsi="Calibri" w:cs="Calibri"/>
            <w:sz w:val="23"/>
            <w:szCs w:val="23"/>
            <w:lang w:val="en-CA"/>
            <w:rPrChange w:id="1158" w:author="Reza Rajan" w:date="2020-03-13T11:13:00Z">
              <w:rPr>
                <w:rFonts w:asciiTheme="minorHAnsi" w:hAnsiTheme="minorHAnsi" w:cstheme="minorHAnsi"/>
                <w:sz w:val="23"/>
                <w:szCs w:val="23"/>
                <w:lang w:val="en-CA"/>
              </w:rPr>
            </w:rPrChange>
          </w:rPr>
          <w:t xml:space="preserve">using the EKF to update the predicted state, another scan </w:t>
        </w:r>
        <w:del w:id="1159" w:author="Reza Rajan" w:date="2020-03-13T10:59:00Z">
          <w:r w:rsidR="008C177F" w:rsidRPr="007A1196" w:rsidDel="001B5EA3">
            <w:rPr>
              <w:rFonts w:ascii="Calibri" w:hAnsi="Calibri" w:cs="Calibri"/>
              <w:sz w:val="23"/>
              <w:szCs w:val="23"/>
              <w:lang w:val="en-CA"/>
              <w:rPrChange w:id="1160" w:author="Reza Rajan" w:date="2020-03-13T11:13:00Z">
                <w:rPr>
                  <w:rFonts w:asciiTheme="minorHAnsi" w:hAnsiTheme="minorHAnsi" w:cstheme="minorHAnsi"/>
                  <w:sz w:val="23"/>
                  <w:szCs w:val="23"/>
                  <w:lang w:val="en-CA"/>
                </w:rPr>
              </w:rPrChange>
            </w:rPr>
            <w:delText>can</w:delText>
          </w:r>
        </w:del>
      </w:ins>
      <w:ins w:id="1161" w:author="Reza Rajan" w:date="2020-03-13T10:59:00Z">
        <w:r w:rsidR="001B5EA3" w:rsidRPr="007A1196">
          <w:rPr>
            <w:rFonts w:ascii="Calibri" w:hAnsi="Calibri" w:cs="Calibri"/>
            <w:sz w:val="23"/>
            <w:szCs w:val="23"/>
            <w:lang w:val="en-CA"/>
            <w:rPrChange w:id="1162" w:author="Reza Rajan" w:date="2020-03-13T11:13:00Z">
              <w:rPr>
                <w:rFonts w:asciiTheme="minorHAnsi" w:hAnsiTheme="minorHAnsi" w:cstheme="minorHAnsi"/>
                <w:sz w:val="23"/>
                <w:szCs w:val="23"/>
                <w:lang w:val="en-CA"/>
              </w:rPr>
            </w:rPrChange>
          </w:rPr>
          <w:t>is</w:t>
        </w:r>
      </w:ins>
      <w:ins w:id="1163" w:author="Cameron" w:date="2020-03-13T10:26:00Z">
        <w:del w:id="1164" w:author="Reza Rajan" w:date="2020-03-13T10:59:00Z">
          <w:r w:rsidR="008C177F" w:rsidRPr="007A1196" w:rsidDel="001B5EA3">
            <w:rPr>
              <w:rFonts w:ascii="Calibri" w:hAnsi="Calibri" w:cs="Calibri"/>
              <w:sz w:val="23"/>
              <w:szCs w:val="23"/>
              <w:lang w:val="en-CA"/>
              <w:rPrChange w:id="1165" w:author="Reza Rajan" w:date="2020-03-13T11:13:00Z">
                <w:rPr>
                  <w:rFonts w:asciiTheme="minorHAnsi" w:hAnsiTheme="minorHAnsi" w:cstheme="minorHAnsi"/>
                  <w:sz w:val="23"/>
                  <w:szCs w:val="23"/>
                  <w:lang w:val="en-CA"/>
                </w:rPr>
              </w:rPrChange>
            </w:rPr>
            <w:delText xml:space="preserve"> be </w:delText>
          </w:r>
        </w:del>
      </w:ins>
      <w:ins w:id="1166" w:author="Reza Rajan" w:date="2020-03-13T10:59:00Z">
        <w:r w:rsidR="001B5EA3" w:rsidRPr="007A1196">
          <w:rPr>
            <w:rFonts w:ascii="Calibri" w:hAnsi="Calibri" w:cs="Calibri"/>
            <w:sz w:val="23"/>
            <w:szCs w:val="23"/>
            <w:lang w:val="en-CA"/>
            <w:rPrChange w:id="1167" w:author="Reza Rajan" w:date="2020-03-13T11:13:00Z">
              <w:rPr>
                <w:rFonts w:asciiTheme="minorHAnsi" w:hAnsiTheme="minorHAnsi" w:cstheme="minorHAnsi"/>
                <w:sz w:val="23"/>
                <w:szCs w:val="23"/>
                <w:lang w:val="en-CA"/>
              </w:rPr>
            </w:rPrChange>
          </w:rPr>
          <w:t xml:space="preserve"> </w:t>
        </w:r>
      </w:ins>
      <w:ins w:id="1168" w:author="Cameron" w:date="2020-03-13T10:26:00Z">
        <w:r w:rsidR="008C177F" w:rsidRPr="007A1196">
          <w:rPr>
            <w:rFonts w:ascii="Calibri" w:hAnsi="Calibri" w:cs="Calibri"/>
            <w:sz w:val="23"/>
            <w:szCs w:val="23"/>
            <w:lang w:val="en-CA"/>
            <w:rPrChange w:id="1169" w:author="Reza Rajan" w:date="2020-03-13T11:13:00Z">
              <w:rPr>
                <w:rFonts w:asciiTheme="minorHAnsi" w:hAnsiTheme="minorHAnsi" w:cstheme="minorHAnsi"/>
                <w:sz w:val="23"/>
                <w:szCs w:val="23"/>
                <w:lang w:val="en-CA"/>
              </w:rPr>
            </w:rPrChange>
          </w:rPr>
          <w:t xml:space="preserve">performed. </w:t>
        </w:r>
      </w:ins>
      <w:ins w:id="1170" w:author="Cameron" w:date="2020-03-13T10:27:00Z">
        <w:r w:rsidR="00B7725F" w:rsidRPr="007A1196">
          <w:rPr>
            <w:rFonts w:ascii="Calibri" w:hAnsi="Calibri" w:cs="Calibri"/>
            <w:sz w:val="23"/>
            <w:szCs w:val="23"/>
            <w:lang w:val="en-CA"/>
            <w:rPrChange w:id="1171" w:author="Reza Rajan" w:date="2020-03-13T11:13:00Z">
              <w:rPr>
                <w:rFonts w:asciiTheme="minorHAnsi" w:hAnsiTheme="minorHAnsi" w:cstheme="minorHAnsi"/>
                <w:sz w:val="23"/>
                <w:szCs w:val="23"/>
                <w:lang w:val="en-CA"/>
              </w:rPr>
            </w:rPrChange>
          </w:rPr>
          <w:t xml:space="preserve">Using the Iterative Closest Point (ICP) algorithm, the </w:t>
        </w:r>
        <w:r w:rsidR="00DC4B30" w:rsidRPr="007A1196">
          <w:rPr>
            <w:rFonts w:ascii="Calibri" w:hAnsi="Calibri" w:cs="Calibri"/>
            <w:sz w:val="23"/>
            <w:szCs w:val="23"/>
            <w:lang w:val="en-CA"/>
            <w:rPrChange w:id="1172" w:author="Reza Rajan" w:date="2020-03-13T11:13:00Z">
              <w:rPr>
                <w:rFonts w:asciiTheme="minorHAnsi" w:hAnsiTheme="minorHAnsi" w:cstheme="minorHAnsi"/>
                <w:sz w:val="23"/>
                <w:szCs w:val="23"/>
                <w:lang w:val="en-CA"/>
              </w:rPr>
            </w:rPrChange>
          </w:rPr>
          <w:t xml:space="preserve">difference between the </w:t>
        </w:r>
      </w:ins>
      <w:ins w:id="1173" w:author="Cameron" w:date="2020-03-13T10:28:00Z">
        <w:r w:rsidR="006872AD" w:rsidRPr="007A1196">
          <w:rPr>
            <w:rFonts w:ascii="Calibri" w:hAnsi="Calibri" w:cs="Calibri"/>
            <w:sz w:val="23"/>
            <w:szCs w:val="23"/>
            <w:lang w:val="en-CA"/>
            <w:rPrChange w:id="1174" w:author="Reza Rajan" w:date="2020-03-13T11:13:00Z">
              <w:rPr>
                <w:rFonts w:asciiTheme="minorHAnsi" w:hAnsiTheme="minorHAnsi" w:cstheme="minorHAnsi"/>
                <w:sz w:val="23"/>
                <w:szCs w:val="23"/>
                <w:lang w:val="en-CA"/>
              </w:rPr>
            </w:rPrChange>
          </w:rPr>
          <w:t xml:space="preserve">map and the scan </w:t>
        </w:r>
      </w:ins>
      <w:ins w:id="1175" w:author="Cameron" w:date="2020-03-13T10:34:00Z">
        <w:r w:rsidR="00963F12" w:rsidRPr="007A1196">
          <w:rPr>
            <w:rFonts w:ascii="Calibri" w:hAnsi="Calibri" w:cs="Calibri"/>
            <w:sz w:val="23"/>
            <w:szCs w:val="23"/>
            <w:lang w:val="en-CA"/>
            <w:rPrChange w:id="1176" w:author="Reza Rajan" w:date="2020-03-13T11:13:00Z">
              <w:rPr>
                <w:rFonts w:asciiTheme="minorHAnsi" w:hAnsiTheme="minorHAnsi" w:cstheme="minorHAnsi"/>
                <w:sz w:val="23"/>
                <w:szCs w:val="23"/>
                <w:lang w:val="en-CA"/>
              </w:rPr>
            </w:rPrChange>
          </w:rPr>
          <w:t xml:space="preserve">can be used to obtain </w:t>
        </w:r>
      </w:ins>
      <w:ins w:id="1177" w:author="Cameron" w:date="2020-03-13T10:35:00Z">
        <w:r w:rsidR="00963F12" w:rsidRPr="007A1196">
          <w:rPr>
            <w:rFonts w:ascii="Calibri" w:hAnsi="Calibri" w:cs="Calibri"/>
            <w:sz w:val="23"/>
            <w:szCs w:val="23"/>
            <w:lang w:val="en-CA"/>
            <w:rPrChange w:id="1178" w:author="Reza Rajan" w:date="2020-03-13T11:13:00Z">
              <w:rPr>
                <w:rFonts w:asciiTheme="minorHAnsi" w:hAnsiTheme="minorHAnsi" w:cstheme="minorHAnsi"/>
                <w:sz w:val="23"/>
                <w:szCs w:val="23"/>
                <w:lang w:val="en-CA"/>
              </w:rPr>
            </w:rPrChange>
          </w:rPr>
          <w:t>a transformation matrix.</w:t>
        </w:r>
      </w:ins>
      <w:ins w:id="1179" w:author="Reza Rajan" w:date="2020-03-13T10:59:00Z">
        <w:r w:rsidR="00C324B7" w:rsidRPr="007A1196">
          <w:rPr>
            <w:rFonts w:ascii="Calibri" w:hAnsi="Calibri" w:cs="Calibri"/>
            <w:sz w:val="23"/>
            <w:szCs w:val="23"/>
            <w:lang w:val="en-CA"/>
            <w:rPrChange w:id="1180" w:author="Reza Rajan" w:date="2020-03-13T11:13:00Z">
              <w:rPr>
                <w:rFonts w:asciiTheme="minorHAnsi" w:hAnsiTheme="minorHAnsi" w:cstheme="minorHAnsi"/>
                <w:sz w:val="23"/>
                <w:szCs w:val="23"/>
                <w:lang w:val="en-CA"/>
              </w:rPr>
            </w:rPrChange>
          </w:rPr>
          <w:t xml:space="preserve"> This matrix is used to align the map to scan data, and in </w:t>
        </w:r>
      </w:ins>
      <w:ins w:id="1181" w:author="Reza Rajan" w:date="2020-03-13T11:00:00Z">
        <w:r w:rsidR="00C324B7" w:rsidRPr="007A1196">
          <w:rPr>
            <w:rFonts w:ascii="Calibri" w:hAnsi="Calibri" w:cs="Calibri"/>
            <w:sz w:val="23"/>
            <w:szCs w:val="23"/>
            <w:lang w:val="en-CA"/>
            <w:rPrChange w:id="1182" w:author="Reza Rajan" w:date="2020-03-13T11:13:00Z">
              <w:rPr>
                <w:rFonts w:asciiTheme="minorHAnsi" w:hAnsiTheme="minorHAnsi" w:cstheme="minorHAnsi"/>
                <w:sz w:val="23"/>
                <w:szCs w:val="23"/>
                <w:lang w:val="en-CA"/>
              </w:rPr>
            </w:rPrChange>
          </w:rPr>
          <w:t xml:space="preserve">so doing provide a position measurement </w:t>
        </w:r>
        <w:r w:rsidR="00C75976" w:rsidRPr="007A1196">
          <w:rPr>
            <w:rFonts w:ascii="Calibri" w:hAnsi="Calibri" w:cs="Calibri"/>
            <w:sz w:val="23"/>
            <w:szCs w:val="23"/>
            <w:lang w:val="en-CA"/>
            <w:rPrChange w:id="1183" w:author="Reza Rajan" w:date="2020-03-13T11:13:00Z">
              <w:rPr>
                <w:rFonts w:asciiTheme="minorHAnsi" w:hAnsiTheme="minorHAnsi" w:cstheme="minorHAnsi"/>
                <w:sz w:val="23"/>
                <w:szCs w:val="23"/>
                <w:lang w:val="en-CA"/>
              </w:rPr>
            </w:rPrChange>
          </w:rPr>
          <w:t>for the EKF.</w:t>
        </w:r>
        <w:r w:rsidR="00721545" w:rsidRPr="007A1196">
          <w:rPr>
            <w:rFonts w:ascii="Calibri" w:hAnsi="Calibri" w:cs="Calibri"/>
            <w:sz w:val="23"/>
            <w:szCs w:val="23"/>
            <w:lang w:val="en-CA"/>
            <w:rPrChange w:id="1184" w:author="Reza Rajan" w:date="2020-03-13T11:13:00Z">
              <w:rPr>
                <w:rFonts w:asciiTheme="minorHAnsi" w:hAnsiTheme="minorHAnsi" w:cstheme="minorHAnsi"/>
                <w:sz w:val="23"/>
                <w:szCs w:val="23"/>
                <w:lang w:val="en-CA"/>
              </w:rPr>
            </w:rPrChange>
          </w:rPr>
          <w:t xml:space="preserve"> </w:t>
        </w:r>
        <w:r w:rsidR="00F63F19" w:rsidRPr="007A1196">
          <w:rPr>
            <w:rFonts w:ascii="Calibri" w:hAnsi="Calibri" w:cs="Calibri"/>
            <w:sz w:val="23"/>
            <w:szCs w:val="23"/>
            <w:lang w:val="en-CA"/>
            <w:rPrChange w:id="1185" w:author="Reza Rajan" w:date="2020-03-13T11:13:00Z">
              <w:rPr>
                <w:rFonts w:asciiTheme="minorHAnsi" w:hAnsiTheme="minorHAnsi" w:cstheme="minorHAnsi"/>
                <w:sz w:val="23"/>
                <w:szCs w:val="23"/>
                <w:lang w:val="en-CA"/>
              </w:rPr>
            </w:rPrChange>
          </w:rPr>
          <w:t>Imp</w:t>
        </w:r>
      </w:ins>
      <w:ins w:id="1186" w:author="Reza Rajan" w:date="2020-03-13T11:01:00Z">
        <w:r w:rsidR="00F63F19" w:rsidRPr="007A1196">
          <w:rPr>
            <w:rFonts w:ascii="Calibri" w:hAnsi="Calibri" w:cs="Calibri"/>
            <w:sz w:val="23"/>
            <w:szCs w:val="23"/>
            <w:lang w:val="en-CA"/>
            <w:rPrChange w:id="1187" w:author="Reza Rajan" w:date="2020-03-13T11:13:00Z">
              <w:rPr>
                <w:rFonts w:asciiTheme="minorHAnsi" w:hAnsiTheme="minorHAnsi" w:cstheme="minorHAnsi"/>
                <w:sz w:val="23"/>
                <w:szCs w:val="23"/>
                <w:lang w:val="en-CA"/>
              </w:rPr>
            </w:rPrChange>
          </w:rPr>
          <w:t>lementation of this algorithm has not yet worked</w:t>
        </w:r>
        <w:r w:rsidR="00BF582B" w:rsidRPr="007A1196">
          <w:rPr>
            <w:rFonts w:ascii="Calibri" w:hAnsi="Calibri" w:cs="Calibri"/>
            <w:sz w:val="23"/>
            <w:szCs w:val="23"/>
            <w:lang w:val="en-CA"/>
            <w:rPrChange w:id="1188" w:author="Reza Rajan" w:date="2020-03-13T11:13:00Z">
              <w:rPr>
                <w:rFonts w:asciiTheme="minorHAnsi" w:hAnsiTheme="minorHAnsi" w:cstheme="minorHAnsi"/>
                <w:sz w:val="23"/>
                <w:szCs w:val="23"/>
                <w:lang w:val="en-CA"/>
              </w:rPr>
            </w:rPrChange>
          </w:rPr>
          <w:t xml:space="preserve"> in code</w:t>
        </w:r>
        <w:r w:rsidR="00375E3D" w:rsidRPr="007A1196">
          <w:rPr>
            <w:rFonts w:ascii="Calibri" w:hAnsi="Calibri" w:cs="Calibri"/>
            <w:sz w:val="23"/>
            <w:szCs w:val="23"/>
            <w:lang w:val="en-CA"/>
            <w:rPrChange w:id="1189" w:author="Reza Rajan" w:date="2020-03-13T11:13:00Z">
              <w:rPr>
                <w:rFonts w:asciiTheme="minorHAnsi" w:hAnsiTheme="minorHAnsi" w:cstheme="minorHAnsi"/>
                <w:sz w:val="23"/>
                <w:szCs w:val="23"/>
                <w:lang w:val="en-CA"/>
              </w:rPr>
            </w:rPrChange>
          </w:rPr>
          <w:t>, but is a matter of interest for further investigation.</w:t>
        </w:r>
      </w:ins>
      <w:ins w:id="1190" w:author="Cameron" w:date="2020-03-13T10:35:00Z">
        <w:del w:id="1191" w:author="Reza Rajan" w:date="2020-03-13T11:00:00Z">
          <w:r w:rsidR="00963F12" w:rsidRPr="007A1196" w:rsidDel="00C75976">
            <w:rPr>
              <w:rFonts w:ascii="Calibri" w:hAnsi="Calibri" w:cs="Calibri"/>
              <w:sz w:val="23"/>
              <w:szCs w:val="23"/>
              <w:lang w:val="en-CA"/>
              <w:rPrChange w:id="1192" w:author="Reza Rajan" w:date="2020-03-13T11:13:00Z">
                <w:rPr>
                  <w:rFonts w:asciiTheme="minorHAnsi" w:hAnsiTheme="minorHAnsi" w:cstheme="minorHAnsi"/>
                  <w:sz w:val="23"/>
                  <w:szCs w:val="23"/>
                  <w:lang w:val="en-CA"/>
                </w:rPr>
              </w:rPrChange>
            </w:rPr>
            <w:delText xml:space="preserve"> </w:delText>
          </w:r>
        </w:del>
      </w:ins>
      <w:ins w:id="1193" w:author="Cameron" w:date="2020-03-13T10:44:00Z">
        <w:del w:id="1194" w:author="Reza Rajan" w:date="2020-03-13T11:00:00Z">
          <w:r w:rsidR="001A0EB7" w:rsidRPr="007A1196" w:rsidDel="00C75976">
            <w:rPr>
              <w:rFonts w:ascii="Calibri" w:hAnsi="Calibri" w:cs="Calibri"/>
              <w:sz w:val="23"/>
              <w:szCs w:val="23"/>
              <w:lang w:val="en-CA"/>
              <w:rPrChange w:id="1195" w:author="Reza Rajan" w:date="2020-03-13T11:13:00Z">
                <w:rPr>
                  <w:rFonts w:asciiTheme="minorHAnsi" w:hAnsiTheme="minorHAnsi" w:cstheme="minorHAnsi"/>
                  <w:sz w:val="23"/>
                  <w:szCs w:val="23"/>
                  <w:lang w:val="en-CA"/>
                </w:rPr>
              </w:rPrChange>
            </w:rPr>
            <w:delText xml:space="preserve">This matrix is used </w:delText>
          </w:r>
        </w:del>
      </w:ins>
      <w:ins w:id="1196" w:author="Cameron" w:date="2020-03-13T10:49:00Z">
        <w:del w:id="1197" w:author="Reza Rajan" w:date="2020-03-13T11:00:00Z">
          <w:r w:rsidR="001400C2" w:rsidRPr="007A1196" w:rsidDel="00C75976">
            <w:rPr>
              <w:rFonts w:ascii="Calibri" w:hAnsi="Calibri" w:cs="Calibri"/>
              <w:sz w:val="23"/>
              <w:szCs w:val="23"/>
              <w:lang w:val="en-CA"/>
              <w:rPrChange w:id="1198" w:author="Reza Rajan" w:date="2020-03-13T11:13:00Z">
                <w:rPr>
                  <w:rFonts w:asciiTheme="minorHAnsi" w:hAnsiTheme="minorHAnsi" w:cstheme="minorHAnsi"/>
                  <w:sz w:val="23"/>
                  <w:szCs w:val="23"/>
                  <w:lang w:val="en-CA"/>
                </w:rPr>
              </w:rPrChange>
            </w:rPr>
            <w:delText>as the measurement model</w:delText>
          </w:r>
          <w:r w:rsidR="00F21809" w:rsidRPr="007A1196" w:rsidDel="00C75976">
            <w:rPr>
              <w:rFonts w:ascii="Calibri" w:hAnsi="Calibri" w:cs="Calibri"/>
              <w:sz w:val="23"/>
              <w:szCs w:val="23"/>
              <w:lang w:val="en-CA"/>
              <w:rPrChange w:id="1199" w:author="Reza Rajan" w:date="2020-03-13T11:13:00Z">
                <w:rPr>
                  <w:rFonts w:asciiTheme="minorHAnsi" w:hAnsiTheme="minorHAnsi" w:cstheme="minorHAnsi"/>
                  <w:sz w:val="23"/>
                  <w:szCs w:val="23"/>
                  <w:lang w:val="en-CA"/>
                </w:rPr>
              </w:rPrChange>
            </w:rPr>
            <w:delText xml:space="preserve"> in the EKF for the next iteration.</w:delText>
          </w:r>
        </w:del>
      </w:ins>
    </w:p>
    <w:p w14:paraId="65555702" w14:textId="77777777" w:rsidR="00BB77E0" w:rsidRPr="007A1196" w:rsidRDefault="00BB77E0" w:rsidP="009E1BAC">
      <w:pPr>
        <w:pStyle w:val="Heading2"/>
        <w:spacing w:line="276" w:lineRule="auto"/>
        <w:jc w:val="both"/>
        <w:rPr>
          <w:ins w:id="1200" w:author="Reza Rajan" w:date="2020-03-13T11:04:00Z"/>
          <w:rFonts w:ascii="Calibri" w:hAnsi="Calibri" w:cs="Calibri"/>
          <w:sz w:val="23"/>
          <w:szCs w:val="23"/>
          <w:lang w:val="en-CA"/>
          <w:rPrChange w:id="1201" w:author="Reza Rajan" w:date="2020-03-13T11:13:00Z">
            <w:rPr>
              <w:ins w:id="1202" w:author="Reza Rajan" w:date="2020-03-13T11:04:00Z"/>
              <w:rFonts w:asciiTheme="minorHAnsi" w:hAnsiTheme="minorHAnsi" w:cstheme="minorHAnsi"/>
              <w:sz w:val="23"/>
              <w:szCs w:val="23"/>
              <w:lang w:val="en-CA"/>
            </w:rPr>
          </w:rPrChange>
        </w:rPr>
      </w:pPr>
      <w:bookmarkStart w:id="1203" w:name="_GoBack"/>
    </w:p>
    <w:p w14:paraId="3DCBE41E" w14:textId="055D3F62" w:rsidR="009E1BAC" w:rsidRPr="007A1196" w:rsidRDefault="00963F12" w:rsidP="009E1BAC">
      <w:pPr>
        <w:pStyle w:val="Heading2"/>
        <w:spacing w:line="276" w:lineRule="auto"/>
        <w:jc w:val="both"/>
        <w:rPr>
          <w:ins w:id="1204" w:author="Reza Rajan" w:date="2020-03-13T09:58:00Z"/>
          <w:rFonts w:ascii="Calibri" w:hAnsi="Calibri" w:cs="Calibri"/>
          <w:lang w:val="en-CA"/>
          <w:rPrChange w:id="1205" w:author="Reza Rajan" w:date="2020-03-13T11:13:00Z">
            <w:rPr>
              <w:ins w:id="1206" w:author="Reza Rajan" w:date="2020-03-13T09:58:00Z"/>
              <w:rFonts w:ascii="Calibri" w:hAnsi="Calibri" w:cs="Calibri"/>
              <w:lang w:val="en-CA"/>
            </w:rPr>
          </w:rPrChange>
        </w:rPr>
      </w:pPr>
      <w:ins w:id="1207" w:author="Cameron" w:date="2020-03-13T10:35:00Z">
        <w:del w:id="1208" w:author="Reza Rajan" w:date="2020-03-13T11:04:00Z">
          <w:r w:rsidRPr="007A1196" w:rsidDel="00BB77E0">
            <w:rPr>
              <w:rFonts w:ascii="Calibri" w:hAnsi="Calibri" w:cs="Calibri"/>
              <w:sz w:val="23"/>
              <w:szCs w:val="23"/>
              <w:lang w:val="en-CA"/>
              <w:rPrChange w:id="1209" w:author="Reza Rajan" w:date="2020-03-13T11:13:00Z">
                <w:rPr>
                  <w:rFonts w:asciiTheme="minorHAnsi" w:hAnsiTheme="minorHAnsi" w:cstheme="minorHAnsi"/>
                  <w:sz w:val="23"/>
                  <w:szCs w:val="23"/>
                  <w:lang w:val="en-CA"/>
                </w:rPr>
              </w:rPrChange>
            </w:rPr>
            <w:delText xml:space="preserve">This matrix is used to adjust the estimated position, then the map is </w:delText>
          </w:r>
          <w:r w:rsidR="003A6082" w:rsidRPr="007A1196" w:rsidDel="00BB77E0">
            <w:rPr>
              <w:rFonts w:ascii="Calibri" w:hAnsi="Calibri" w:cs="Calibri"/>
              <w:sz w:val="23"/>
              <w:szCs w:val="23"/>
              <w:lang w:val="en-CA"/>
              <w:rPrChange w:id="1210" w:author="Reza Rajan" w:date="2020-03-13T11:13:00Z">
                <w:rPr>
                  <w:rFonts w:asciiTheme="minorHAnsi" w:hAnsiTheme="minorHAnsi" w:cstheme="minorHAnsi"/>
                  <w:sz w:val="23"/>
                  <w:szCs w:val="23"/>
                  <w:lang w:val="en-CA"/>
                </w:rPr>
              </w:rPrChange>
            </w:rPr>
            <w:delText>also updated</w:delText>
          </w:r>
        </w:del>
      </w:ins>
      <w:ins w:id="1211" w:author="Cameron" w:date="2020-03-13T10:37:00Z">
        <w:del w:id="1212" w:author="Reza Rajan" w:date="2020-03-13T11:04:00Z">
          <w:r w:rsidR="00976D5E" w:rsidRPr="007A1196" w:rsidDel="00BB77E0">
            <w:rPr>
              <w:rFonts w:ascii="Calibri" w:hAnsi="Calibri" w:cs="Calibri"/>
              <w:sz w:val="23"/>
              <w:szCs w:val="23"/>
              <w:lang w:val="en-CA"/>
              <w:rPrChange w:id="1213" w:author="Reza Rajan" w:date="2020-03-13T11:13:00Z">
                <w:rPr>
                  <w:rFonts w:asciiTheme="minorHAnsi" w:hAnsiTheme="minorHAnsi" w:cstheme="minorHAnsi"/>
                  <w:sz w:val="23"/>
                  <w:szCs w:val="23"/>
                  <w:lang w:val="en-CA"/>
                </w:rPr>
              </w:rPrChange>
            </w:rPr>
            <w:delText xml:space="preserve"> around the estimated position</w:delText>
          </w:r>
        </w:del>
      </w:ins>
      <w:ins w:id="1214" w:author="Cameron" w:date="2020-03-13T10:35:00Z">
        <w:del w:id="1215" w:author="Reza Rajan" w:date="2020-03-13T11:04:00Z">
          <w:r w:rsidR="003A6082" w:rsidRPr="007A1196" w:rsidDel="00BB77E0">
            <w:rPr>
              <w:rFonts w:ascii="Calibri" w:hAnsi="Calibri" w:cs="Calibri"/>
              <w:sz w:val="23"/>
              <w:szCs w:val="23"/>
              <w:lang w:val="en-CA"/>
              <w:rPrChange w:id="1216" w:author="Reza Rajan" w:date="2020-03-13T11:13:00Z">
                <w:rPr>
                  <w:rFonts w:asciiTheme="minorHAnsi" w:hAnsiTheme="minorHAnsi" w:cstheme="minorHAnsi"/>
                  <w:sz w:val="23"/>
                  <w:szCs w:val="23"/>
                  <w:lang w:val="en-CA"/>
                </w:rPr>
              </w:rPrChange>
            </w:rPr>
            <w:delText>.</w:delText>
          </w:r>
        </w:del>
      </w:ins>
      <w:bookmarkEnd w:id="1203"/>
      <w:ins w:id="1217" w:author="Cameron" w:date="2020-03-13T10:38:00Z">
        <w:del w:id="1218" w:author="Reza Rajan" w:date="2020-03-13T11:01:00Z">
          <w:r w:rsidR="00F2441E" w:rsidRPr="007A1196" w:rsidDel="00704994">
            <w:rPr>
              <w:rFonts w:ascii="Calibri" w:hAnsi="Calibri" w:cs="Calibri"/>
              <w:sz w:val="23"/>
              <w:szCs w:val="23"/>
              <w:lang w:val="en-CA"/>
              <w:rPrChange w:id="1219" w:author="Reza Rajan" w:date="2020-03-13T11:13:00Z">
                <w:rPr>
                  <w:rFonts w:asciiTheme="minorHAnsi" w:hAnsiTheme="minorHAnsi" w:cstheme="minorHAnsi"/>
                  <w:sz w:val="23"/>
                  <w:szCs w:val="23"/>
                  <w:lang w:val="en-CA"/>
                </w:rPr>
              </w:rPrChange>
            </w:rPr>
            <w:delText xml:space="preserve"> </w:delText>
          </w:r>
          <w:r w:rsidR="006A4986" w:rsidRPr="007A1196" w:rsidDel="00704994">
            <w:rPr>
              <w:rFonts w:ascii="Calibri" w:hAnsi="Calibri" w:cs="Calibri"/>
              <w:sz w:val="23"/>
              <w:szCs w:val="23"/>
              <w:lang w:val="en-CA"/>
              <w:rPrChange w:id="1220" w:author="Reza Rajan" w:date="2020-03-13T11:13:00Z">
                <w:rPr>
                  <w:rFonts w:asciiTheme="minorHAnsi" w:hAnsiTheme="minorHAnsi" w:cstheme="minorHAnsi"/>
                  <w:sz w:val="23"/>
                  <w:szCs w:val="23"/>
                  <w:lang w:val="en-CA"/>
                </w:rPr>
              </w:rPrChange>
            </w:rPr>
            <w:delText xml:space="preserve">The </w:delText>
          </w:r>
          <w:r w:rsidR="00AE5483" w:rsidRPr="007A1196" w:rsidDel="00704994">
            <w:rPr>
              <w:rFonts w:ascii="Calibri" w:hAnsi="Calibri" w:cs="Calibri"/>
              <w:sz w:val="23"/>
              <w:szCs w:val="23"/>
              <w:lang w:val="en-CA"/>
              <w:rPrChange w:id="1221" w:author="Reza Rajan" w:date="2020-03-13T11:13:00Z">
                <w:rPr>
                  <w:rFonts w:asciiTheme="minorHAnsi" w:hAnsiTheme="minorHAnsi" w:cstheme="minorHAnsi"/>
                  <w:sz w:val="23"/>
                  <w:szCs w:val="23"/>
                  <w:lang w:val="en-CA"/>
                </w:rPr>
              </w:rPrChange>
            </w:rPr>
            <w:delText>SLAM code developed does not work due to issues with th</w:delText>
          </w:r>
          <w:r w:rsidR="00AB50F5" w:rsidRPr="007A1196" w:rsidDel="00704994">
            <w:rPr>
              <w:rFonts w:ascii="Calibri" w:hAnsi="Calibri" w:cs="Calibri"/>
              <w:sz w:val="23"/>
              <w:szCs w:val="23"/>
              <w:lang w:val="en-CA"/>
              <w:rPrChange w:id="1222" w:author="Reza Rajan" w:date="2020-03-13T11:13:00Z">
                <w:rPr>
                  <w:rFonts w:asciiTheme="minorHAnsi" w:hAnsiTheme="minorHAnsi" w:cstheme="minorHAnsi"/>
                  <w:sz w:val="23"/>
                  <w:szCs w:val="23"/>
                  <w:lang w:val="en-CA"/>
                </w:rPr>
              </w:rPrChange>
            </w:rPr>
            <w:delText>e ICP algorithm, but the SLAM alg</w:delText>
          </w:r>
        </w:del>
      </w:ins>
      <w:ins w:id="1223" w:author="Cameron" w:date="2020-03-13T10:39:00Z">
        <w:del w:id="1224" w:author="Reza Rajan" w:date="2020-03-13T11:01:00Z">
          <w:r w:rsidR="00AB50F5" w:rsidRPr="007A1196" w:rsidDel="00704994">
            <w:rPr>
              <w:rFonts w:ascii="Calibri" w:hAnsi="Calibri" w:cs="Calibri"/>
              <w:sz w:val="23"/>
              <w:szCs w:val="23"/>
              <w:lang w:val="en-CA"/>
              <w:rPrChange w:id="1225" w:author="Reza Rajan" w:date="2020-03-13T11:13:00Z">
                <w:rPr>
                  <w:rFonts w:asciiTheme="minorHAnsi" w:hAnsiTheme="minorHAnsi" w:cstheme="minorHAnsi"/>
                  <w:sz w:val="23"/>
                  <w:szCs w:val="23"/>
                  <w:lang w:val="en-CA"/>
                </w:rPr>
              </w:rPrChange>
            </w:rPr>
            <w:delText>orithm is worth including as a matter of interest.</w:delText>
          </w:r>
        </w:del>
      </w:ins>
      <w:ins w:id="1226" w:author="Reza Rajan" w:date="2020-03-13T10:06:00Z">
        <w:r w:rsidR="00CA0021" w:rsidRPr="007A1196">
          <w:rPr>
            <w:rFonts w:ascii="Calibri" w:hAnsi="Calibri" w:cs="Calibri"/>
            <w:lang w:val="en-CA"/>
            <w:rPrChange w:id="1227" w:author="Reza Rajan" w:date="2020-03-13T11:13:00Z">
              <w:rPr>
                <w:rFonts w:ascii="Calibri" w:hAnsi="Calibri" w:cs="Calibri"/>
                <w:lang w:val="en-CA"/>
              </w:rPr>
            </w:rPrChange>
          </w:rPr>
          <w:t>Recommendations</w:t>
        </w:r>
      </w:ins>
      <w:ins w:id="1228" w:author="Reza Rajan" w:date="2020-03-13T09:58:00Z">
        <w:r w:rsidR="00CA0021" w:rsidRPr="007A1196">
          <w:rPr>
            <w:rFonts w:ascii="Calibri" w:hAnsi="Calibri" w:cs="Calibri"/>
            <w:lang w:val="en-CA"/>
            <w:rPrChange w:id="1229" w:author="Reza Rajan" w:date="2020-03-13T11:13:00Z">
              <w:rPr>
                <w:rFonts w:ascii="Calibri" w:hAnsi="Calibri" w:cs="Calibri"/>
                <w:lang w:val="en-CA"/>
              </w:rPr>
            </w:rPrChange>
          </w:rPr>
          <w:t xml:space="preserve"> &amp; </w:t>
        </w:r>
        <w:del w:id="1230" w:author="Cameron" w:date="2020-03-13T10:15:00Z">
          <w:r w:rsidR="009E1BAC" w:rsidRPr="007A1196">
            <w:rPr>
              <w:rFonts w:ascii="Calibri" w:hAnsi="Calibri" w:cs="Calibri"/>
              <w:lang w:val="en-CA"/>
              <w:rPrChange w:id="1231" w:author="Reza Rajan" w:date="2020-03-13T11:13:00Z">
                <w:rPr>
                  <w:rFonts w:ascii="Calibri" w:hAnsi="Calibri" w:cs="Calibri"/>
                  <w:lang w:val="en-CA"/>
                </w:rPr>
              </w:rPrChange>
            </w:rPr>
            <w:delText>Discussion</w:delText>
          </w:r>
        </w:del>
      </w:ins>
      <w:ins w:id="1232" w:author="Cameron" w:date="2020-03-13T10:15:00Z">
        <w:r w:rsidR="00B950EE" w:rsidRPr="007A1196">
          <w:rPr>
            <w:rFonts w:ascii="Calibri" w:hAnsi="Calibri" w:cs="Calibri"/>
            <w:lang w:val="en-CA"/>
            <w:rPrChange w:id="1233" w:author="Reza Rajan" w:date="2020-03-13T11:13:00Z">
              <w:rPr>
                <w:rFonts w:ascii="Calibri" w:hAnsi="Calibri" w:cs="Calibri"/>
                <w:lang w:val="en-CA"/>
              </w:rPr>
            </w:rPrChange>
          </w:rPr>
          <w:t>Concl</w:t>
        </w:r>
      </w:ins>
      <w:ins w:id="1234" w:author="Cameron" w:date="2020-03-13T10:16:00Z">
        <w:r w:rsidR="00B950EE" w:rsidRPr="007A1196">
          <w:rPr>
            <w:rFonts w:ascii="Calibri" w:hAnsi="Calibri" w:cs="Calibri"/>
            <w:lang w:val="en-CA"/>
            <w:rPrChange w:id="1235" w:author="Reza Rajan" w:date="2020-03-13T11:13:00Z">
              <w:rPr>
                <w:rFonts w:ascii="Calibri" w:hAnsi="Calibri" w:cs="Calibri"/>
                <w:lang w:val="en-CA"/>
              </w:rPr>
            </w:rPrChange>
          </w:rPr>
          <w:t>usion</w:t>
        </w:r>
      </w:ins>
    </w:p>
    <w:p w14:paraId="67223919" w14:textId="5F84688A" w:rsidR="00580D8A" w:rsidRPr="007A1196" w:rsidDel="00E825BD" w:rsidRDefault="009E0E61" w:rsidP="00912CA4">
      <w:pPr>
        <w:pStyle w:val="NormalWeb"/>
        <w:spacing w:before="0" w:beforeAutospacing="0" w:after="0" w:afterAutospacing="0"/>
        <w:jc w:val="center"/>
        <w:rPr>
          <w:del w:id="1236" w:author="Reza Rajan" w:date="2020-03-13T09:49:00Z"/>
          <w:rFonts w:ascii="Calibri" w:hAnsi="Calibri" w:cs="Calibri"/>
          <w:sz w:val="23"/>
          <w:szCs w:val="23"/>
          <w:lang w:eastAsia="en-GB"/>
          <w:rPrChange w:id="1237" w:author="Reza Rajan" w:date="2020-03-13T11:13:00Z">
            <w:rPr>
              <w:del w:id="1238" w:author="Reza Rajan" w:date="2020-03-13T09:49:00Z"/>
              <w:rFonts w:asciiTheme="minorHAnsi" w:hAnsiTheme="minorHAnsi" w:cstheme="minorHAnsi"/>
              <w:lang w:val="en-GB" w:eastAsia="en-GB"/>
            </w:rPr>
          </w:rPrChange>
        </w:rPr>
        <w:pPrChange w:id="1239" w:author="Reza Rajan" w:date="2020-03-13T11:03:00Z">
          <w:pPr>
            <w:pStyle w:val="NormalWeb"/>
            <w:spacing w:before="0" w:beforeAutospacing="0" w:after="0" w:afterAutospacing="0" w:line="360" w:lineRule="auto"/>
            <w:jc w:val="center"/>
          </w:pPr>
        </w:pPrChange>
      </w:pPr>
      <w:ins w:id="1240" w:author="Reza Rajan" w:date="2020-03-13T09:59:00Z">
        <w:r w:rsidRPr="007A1196">
          <w:rPr>
            <w:rFonts w:ascii="Calibri" w:hAnsi="Calibri" w:cs="Calibri"/>
            <w:sz w:val="23"/>
            <w:szCs w:val="23"/>
            <w:rPrChange w:id="1241" w:author="Reza Rajan" w:date="2020-03-13T11:13:00Z">
              <w:rPr/>
            </w:rPrChange>
          </w:rPr>
          <w:t xml:space="preserve">Both mapping and </w:t>
        </w:r>
        <w:r w:rsidR="00A67E93" w:rsidRPr="007A1196">
          <w:rPr>
            <w:rFonts w:ascii="Calibri" w:hAnsi="Calibri" w:cs="Calibri"/>
            <w:sz w:val="23"/>
            <w:szCs w:val="23"/>
            <w:rPrChange w:id="1242" w:author="Reza Rajan" w:date="2020-03-13T11:13:00Z">
              <w:rPr/>
            </w:rPrChange>
          </w:rPr>
          <w:t>EKF-based state estimation have been performed with sufficiently accurate results</w:t>
        </w:r>
        <w:r w:rsidR="00027989" w:rsidRPr="007A1196">
          <w:rPr>
            <w:rFonts w:ascii="Calibri" w:hAnsi="Calibri" w:cs="Calibri"/>
            <w:sz w:val="23"/>
            <w:szCs w:val="23"/>
            <w:rPrChange w:id="1243" w:author="Reza Rajan" w:date="2020-03-13T11:13:00Z">
              <w:rPr/>
            </w:rPrChange>
          </w:rPr>
          <w:t xml:space="preserve">. </w:t>
        </w:r>
      </w:ins>
      <w:ins w:id="1244" w:author="Reza Rajan" w:date="2020-03-13T11:02:00Z">
        <w:r w:rsidR="00060CD7" w:rsidRPr="007A1196">
          <w:rPr>
            <w:rFonts w:ascii="Calibri" w:hAnsi="Calibri" w:cs="Calibri"/>
            <w:sz w:val="23"/>
            <w:szCs w:val="23"/>
            <w:rPrChange w:id="1245" w:author="Reza Rajan" w:date="2020-03-13T11:13:00Z">
              <w:rPr>
                <w:rFonts w:ascii="Calibri" w:hAnsi="Calibri" w:cs="Calibri"/>
                <w:sz w:val="23"/>
                <w:szCs w:val="23"/>
              </w:rPr>
            </w:rPrChange>
          </w:rPr>
          <w:t>T</w:t>
        </w:r>
      </w:ins>
      <w:ins w:id="1246" w:author="Reza Rajan" w:date="2020-03-13T10:00:00Z">
        <w:r w:rsidR="00A32FAC" w:rsidRPr="007A1196">
          <w:rPr>
            <w:rFonts w:ascii="Calibri" w:hAnsi="Calibri" w:cs="Calibri"/>
            <w:sz w:val="23"/>
            <w:szCs w:val="23"/>
            <w:rPrChange w:id="1247" w:author="Reza Rajan" w:date="2020-03-13T11:13:00Z">
              <w:rPr/>
            </w:rPrChange>
          </w:rPr>
          <w:t>he execution of these tasks</w:t>
        </w:r>
      </w:ins>
      <w:ins w:id="1248" w:author="Reza Rajan" w:date="2020-03-13T11:02:00Z">
        <w:r w:rsidR="007F36AE" w:rsidRPr="007A1196">
          <w:rPr>
            <w:rFonts w:ascii="Calibri" w:hAnsi="Calibri" w:cs="Calibri"/>
            <w:sz w:val="23"/>
            <w:szCs w:val="23"/>
            <w:rPrChange w:id="1249" w:author="Reza Rajan" w:date="2020-03-13T11:13:00Z">
              <w:rPr>
                <w:rFonts w:ascii="Calibri" w:hAnsi="Calibri" w:cs="Calibri"/>
                <w:sz w:val="23"/>
                <w:szCs w:val="23"/>
              </w:rPr>
            </w:rPrChange>
          </w:rPr>
          <w:t xml:space="preserve"> in Python</w:t>
        </w:r>
      </w:ins>
      <w:ins w:id="1250" w:author="Reza Rajan" w:date="2020-03-13T10:00:00Z">
        <w:r w:rsidR="00A32FAC" w:rsidRPr="007A1196">
          <w:rPr>
            <w:rFonts w:ascii="Calibri" w:hAnsi="Calibri" w:cs="Calibri"/>
            <w:sz w:val="23"/>
            <w:szCs w:val="23"/>
            <w:rPrChange w:id="1251" w:author="Reza Rajan" w:date="2020-03-13T11:13:00Z">
              <w:rPr/>
            </w:rPrChange>
          </w:rPr>
          <w:t xml:space="preserve"> has been </w:t>
        </w:r>
        <w:r w:rsidR="00FD4D93" w:rsidRPr="007A1196">
          <w:rPr>
            <w:rFonts w:ascii="Calibri" w:hAnsi="Calibri" w:cs="Calibri"/>
            <w:sz w:val="23"/>
            <w:szCs w:val="23"/>
            <w:rPrChange w:id="1252" w:author="Reza Rajan" w:date="2020-03-13T11:13:00Z">
              <w:rPr/>
            </w:rPrChange>
          </w:rPr>
          <w:t>computationally expensive</w:t>
        </w:r>
      </w:ins>
      <w:ins w:id="1253" w:author="Reza Rajan" w:date="2020-03-13T11:02:00Z">
        <w:r w:rsidR="007F36AE" w:rsidRPr="007A1196">
          <w:rPr>
            <w:rFonts w:ascii="Calibri" w:hAnsi="Calibri" w:cs="Calibri"/>
            <w:sz w:val="23"/>
            <w:szCs w:val="23"/>
            <w:rPrChange w:id="1254" w:author="Reza Rajan" w:date="2020-03-13T11:13:00Z">
              <w:rPr>
                <w:rFonts w:ascii="Calibri" w:hAnsi="Calibri" w:cs="Calibri"/>
                <w:sz w:val="23"/>
                <w:szCs w:val="23"/>
              </w:rPr>
            </w:rPrChange>
          </w:rPr>
          <w:t>; c</w:t>
        </w:r>
      </w:ins>
      <w:ins w:id="1255" w:author="Reza Rajan" w:date="2020-03-13T10:00:00Z">
        <w:r w:rsidR="008D5CB9" w:rsidRPr="007A1196">
          <w:rPr>
            <w:rFonts w:ascii="Calibri" w:hAnsi="Calibri" w:cs="Calibri"/>
            <w:sz w:val="23"/>
            <w:szCs w:val="23"/>
            <w:rPrChange w:id="1256" w:author="Reza Rajan" w:date="2020-03-13T11:13:00Z">
              <w:rPr/>
            </w:rPrChange>
          </w:rPr>
          <w:t xml:space="preserve">onsequences </w:t>
        </w:r>
      </w:ins>
      <w:ins w:id="1257" w:author="Reza Rajan" w:date="2020-03-13T10:02:00Z">
        <w:r w:rsidR="00FB2411" w:rsidRPr="007A1196">
          <w:rPr>
            <w:rFonts w:ascii="Calibri" w:hAnsi="Calibri" w:cs="Calibri"/>
            <w:sz w:val="23"/>
            <w:szCs w:val="23"/>
            <w:rPrChange w:id="1258" w:author="Reza Rajan" w:date="2020-03-13T11:13:00Z">
              <w:rPr/>
            </w:rPrChange>
          </w:rPr>
          <w:t>are observed in</w:t>
        </w:r>
        <w:r w:rsidR="008F5DFD" w:rsidRPr="007A1196">
          <w:rPr>
            <w:rFonts w:ascii="Calibri" w:hAnsi="Calibri" w:cs="Calibri"/>
            <w:sz w:val="23"/>
            <w:szCs w:val="23"/>
            <w:rPrChange w:id="1259" w:author="Reza Rajan" w:date="2020-03-13T11:13:00Z">
              <w:rPr/>
            </w:rPrChange>
          </w:rPr>
          <w:t xml:space="preserve"> </w:t>
        </w:r>
      </w:ins>
      <w:ins w:id="1260" w:author="Reza Rajan" w:date="2020-03-13T10:04:00Z">
        <w:r w:rsidR="008F5DFD" w:rsidRPr="007A1196">
          <w:rPr>
            <w:rFonts w:ascii="Calibri" w:hAnsi="Calibri" w:cs="Calibri"/>
            <w:sz w:val="23"/>
            <w:szCs w:val="23"/>
            <w:rPrChange w:id="1261" w:author="Reza Rajan" w:date="2020-03-13T11:13:00Z">
              <w:rPr/>
            </w:rPrChange>
          </w:rPr>
          <w:t>the mapping results of</w:t>
        </w:r>
      </w:ins>
      <w:ins w:id="1262" w:author="Reza Rajan" w:date="2020-03-13T10:02:00Z">
        <w:r w:rsidR="00FB2411" w:rsidRPr="007A1196">
          <w:rPr>
            <w:rFonts w:ascii="Calibri" w:hAnsi="Calibri" w:cs="Calibri"/>
            <w:sz w:val="23"/>
            <w:szCs w:val="23"/>
            <w:rPrChange w:id="1263" w:author="Reza Rajan" w:date="2020-03-13T11:13:00Z">
              <w:rPr/>
            </w:rPrChange>
          </w:rPr>
          <w:t xml:space="preserve"> </w:t>
        </w:r>
      </w:ins>
      <w:ins w:id="1264" w:author="Reza Rajan" w:date="2020-03-13T10:03:00Z">
        <w:r w:rsidR="00EF686C" w:rsidRPr="007A1196">
          <w:rPr>
            <w:rFonts w:ascii="Calibri" w:hAnsi="Calibri" w:cs="Calibri"/>
            <w:sz w:val="23"/>
            <w:szCs w:val="23"/>
            <w:rPrChange w:id="1265" w:author="Reza Rajan" w:date="2020-03-13T11:13:00Z">
              <w:rPr/>
            </w:rPrChange>
          </w:rPr>
          <w:fldChar w:fldCharType="begin"/>
        </w:r>
        <w:r w:rsidR="00EF686C" w:rsidRPr="007A1196">
          <w:rPr>
            <w:rFonts w:ascii="Calibri" w:hAnsi="Calibri" w:cs="Calibri"/>
            <w:sz w:val="23"/>
            <w:szCs w:val="23"/>
            <w:rPrChange w:id="1266" w:author="Reza Rajan" w:date="2020-03-13T11:13:00Z">
              <w:rPr/>
            </w:rPrChange>
          </w:rPr>
          <w:instrText xml:space="preserve"> REF _Ref34986221 \h </w:instrText>
        </w:r>
      </w:ins>
      <w:r w:rsidR="00516DC2" w:rsidRPr="007A1196">
        <w:rPr>
          <w:rFonts w:ascii="Calibri" w:hAnsi="Calibri" w:cs="Calibri"/>
          <w:sz w:val="23"/>
          <w:szCs w:val="23"/>
          <w:rPrChange w:id="1267" w:author="Reza Rajan" w:date="2020-03-13T11:13:00Z">
            <w:rPr/>
          </w:rPrChange>
        </w:rPr>
        <w:instrText xml:space="preserve"> \* MERGEFORMAT </w:instrText>
      </w:r>
      <w:r w:rsidR="00EF686C" w:rsidRPr="007A1196">
        <w:rPr>
          <w:rFonts w:ascii="Calibri" w:hAnsi="Calibri" w:cs="Calibri"/>
          <w:sz w:val="23"/>
          <w:szCs w:val="23"/>
          <w:rPrChange w:id="1268" w:author="Reza Rajan" w:date="2020-03-13T11:13:00Z">
            <w:rPr>
              <w:rFonts w:asciiTheme="minorHAnsi" w:hAnsiTheme="minorHAnsi" w:cstheme="minorHAnsi"/>
              <w:sz w:val="23"/>
              <w:szCs w:val="23"/>
            </w:rPr>
          </w:rPrChange>
        </w:rPr>
      </w:r>
      <w:r w:rsidR="00EF686C" w:rsidRPr="007A1196">
        <w:rPr>
          <w:rFonts w:ascii="Calibri" w:hAnsi="Calibri" w:cs="Calibri"/>
          <w:sz w:val="23"/>
          <w:szCs w:val="23"/>
          <w:rPrChange w:id="1269" w:author="Reza Rajan" w:date="2020-03-13T11:13:00Z">
            <w:rPr/>
          </w:rPrChange>
        </w:rPr>
        <w:fldChar w:fldCharType="separate"/>
      </w:r>
      <w:ins w:id="1270" w:author="Reza Rajan" w:date="2020-03-13T09:49:00Z">
        <w:r w:rsidR="007A1196" w:rsidRPr="007A1196">
          <w:rPr>
            <w:rFonts w:ascii="Calibri" w:hAnsi="Calibri" w:cs="Calibri"/>
            <w:sz w:val="23"/>
            <w:szCs w:val="23"/>
            <w:rPrChange w:id="1271" w:author="Reza Rajan" w:date="2020-03-13T11:13:00Z">
              <w:rPr>
                <w:rFonts w:ascii="Calibri" w:hAnsi="Calibri" w:cs="Calibri"/>
              </w:rPr>
            </w:rPrChange>
          </w:rPr>
          <w:t xml:space="preserve">Figure </w:t>
        </w:r>
      </w:ins>
      <w:r w:rsidR="007A1196" w:rsidRPr="007A1196">
        <w:rPr>
          <w:rFonts w:ascii="Calibri" w:hAnsi="Calibri" w:cs="Calibri"/>
          <w:noProof/>
          <w:sz w:val="23"/>
          <w:szCs w:val="23"/>
          <w:rPrChange w:id="1272" w:author="Reza Rajan" w:date="2020-03-13T11:13:00Z">
            <w:rPr>
              <w:rFonts w:ascii="Calibri" w:hAnsi="Calibri" w:cs="Calibri"/>
              <w:noProof/>
            </w:rPr>
          </w:rPrChange>
        </w:rPr>
        <w:t>5</w:t>
      </w:r>
      <w:ins w:id="1273" w:author="Reza Rajan" w:date="2020-03-13T10:03:00Z">
        <w:r w:rsidR="00EF686C" w:rsidRPr="007A1196">
          <w:rPr>
            <w:rFonts w:ascii="Calibri" w:hAnsi="Calibri" w:cs="Calibri"/>
            <w:sz w:val="23"/>
            <w:szCs w:val="23"/>
            <w:rPrChange w:id="1274" w:author="Reza Rajan" w:date="2020-03-13T11:13:00Z">
              <w:rPr/>
            </w:rPrChange>
          </w:rPr>
          <w:fldChar w:fldCharType="end"/>
        </w:r>
      </w:ins>
      <w:ins w:id="1275" w:author="Reza Rajan" w:date="2020-03-13T10:04:00Z">
        <w:r w:rsidR="008F5DFD" w:rsidRPr="007A1196">
          <w:rPr>
            <w:rFonts w:ascii="Calibri" w:hAnsi="Calibri" w:cs="Calibri"/>
            <w:sz w:val="23"/>
            <w:szCs w:val="23"/>
            <w:rPrChange w:id="1276" w:author="Reza Rajan" w:date="2020-03-13T11:13:00Z">
              <w:rPr/>
            </w:rPrChange>
          </w:rPr>
          <w:t xml:space="preserve"> v</w:t>
        </w:r>
      </w:ins>
      <w:ins w:id="1277" w:author="Reza Rajan" w:date="2020-03-13T11:02:00Z">
        <w:r w:rsidR="007F36AE" w:rsidRPr="007A1196">
          <w:rPr>
            <w:rFonts w:ascii="Calibri" w:hAnsi="Calibri" w:cs="Calibri"/>
            <w:sz w:val="23"/>
            <w:szCs w:val="23"/>
            <w:rPrChange w:id="1278" w:author="Reza Rajan" w:date="2020-03-13T11:13:00Z">
              <w:rPr>
                <w:rFonts w:ascii="Calibri" w:hAnsi="Calibri" w:cs="Calibri"/>
                <w:sz w:val="23"/>
                <w:szCs w:val="23"/>
              </w:rPr>
            </w:rPrChange>
          </w:rPr>
          <w:t>s.</w:t>
        </w:r>
      </w:ins>
      <w:ins w:id="1279" w:author="Reza Rajan" w:date="2020-03-13T10:04:00Z">
        <w:r w:rsidR="008F5DFD" w:rsidRPr="007A1196">
          <w:rPr>
            <w:rFonts w:ascii="Calibri" w:hAnsi="Calibri" w:cs="Calibri"/>
            <w:sz w:val="23"/>
            <w:szCs w:val="23"/>
            <w:rPrChange w:id="1280" w:author="Reza Rajan" w:date="2020-03-13T11:13:00Z">
              <w:rPr/>
            </w:rPrChange>
          </w:rPr>
          <w:t xml:space="preserve"> </w:t>
        </w:r>
      </w:ins>
      <w:ins w:id="1281" w:author="Reza Rajan" w:date="2020-03-13T10:06:00Z">
        <w:r w:rsidR="009A7916" w:rsidRPr="007A1196">
          <w:rPr>
            <w:rFonts w:ascii="Calibri" w:hAnsi="Calibri" w:cs="Calibri"/>
            <w:sz w:val="23"/>
            <w:szCs w:val="23"/>
            <w:rPrChange w:id="1282" w:author="Reza Rajan" w:date="2020-03-13T11:13:00Z">
              <w:rPr/>
            </w:rPrChange>
          </w:rPr>
          <w:fldChar w:fldCharType="begin"/>
        </w:r>
        <w:r w:rsidR="009A7916" w:rsidRPr="007A1196">
          <w:rPr>
            <w:rFonts w:ascii="Calibri" w:hAnsi="Calibri" w:cs="Calibri"/>
            <w:sz w:val="23"/>
            <w:szCs w:val="23"/>
            <w:rPrChange w:id="1283" w:author="Reza Rajan" w:date="2020-03-13T11:13:00Z">
              <w:rPr/>
            </w:rPrChange>
          </w:rPr>
          <w:instrText xml:space="preserve"> REF _Ref34985592 \h </w:instrText>
        </w:r>
      </w:ins>
      <w:r w:rsidR="00D62A7E" w:rsidRPr="007A1196">
        <w:rPr>
          <w:rFonts w:ascii="Calibri" w:hAnsi="Calibri" w:cs="Calibri"/>
          <w:sz w:val="23"/>
          <w:szCs w:val="23"/>
          <w:rPrChange w:id="1284" w:author="Reza Rajan" w:date="2020-03-13T11:13:00Z">
            <w:rPr>
              <w:sz w:val="23"/>
              <w:szCs w:val="23"/>
            </w:rPr>
          </w:rPrChange>
        </w:rPr>
        <w:instrText xml:space="preserve"> \* MERGEFORMAT </w:instrText>
      </w:r>
      <w:r w:rsidR="009A7916" w:rsidRPr="007A1196">
        <w:rPr>
          <w:rFonts w:ascii="Calibri" w:hAnsi="Calibri" w:cs="Calibri"/>
          <w:sz w:val="23"/>
          <w:szCs w:val="23"/>
          <w:rPrChange w:id="1285" w:author="Reza Rajan" w:date="2020-03-13T11:13:00Z">
            <w:rPr>
              <w:sz w:val="23"/>
              <w:szCs w:val="23"/>
            </w:rPr>
          </w:rPrChange>
        </w:rPr>
      </w:r>
      <w:r w:rsidR="009A7916" w:rsidRPr="007A1196">
        <w:rPr>
          <w:rFonts w:ascii="Calibri" w:hAnsi="Calibri" w:cs="Calibri"/>
          <w:sz w:val="23"/>
          <w:szCs w:val="23"/>
          <w:rPrChange w:id="1286" w:author="Reza Rajan" w:date="2020-03-13T11:13:00Z">
            <w:rPr/>
          </w:rPrChange>
        </w:rPr>
        <w:fldChar w:fldCharType="separate"/>
      </w:r>
      <w:ins w:id="1287" w:author="Reza Rajan" w:date="2020-03-13T09:49:00Z">
        <w:r w:rsidR="007A1196" w:rsidRPr="007A1196">
          <w:rPr>
            <w:rFonts w:ascii="Calibri" w:hAnsi="Calibri" w:cs="Calibri"/>
            <w:sz w:val="23"/>
            <w:szCs w:val="23"/>
            <w:rPrChange w:id="1288" w:author="Reza Rajan" w:date="2020-03-13T11:13:00Z">
              <w:rPr>
                <w:rFonts w:ascii="Calibri" w:hAnsi="Calibri" w:cs="Calibri"/>
              </w:rPr>
            </w:rPrChange>
          </w:rPr>
          <w:t xml:space="preserve">Figure </w:t>
        </w:r>
      </w:ins>
      <w:r w:rsidR="007A1196" w:rsidRPr="007A1196">
        <w:rPr>
          <w:rFonts w:ascii="Calibri" w:hAnsi="Calibri" w:cs="Calibri"/>
          <w:noProof/>
          <w:sz w:val="23"/>
          <w:szCs w:val="23"/>
          <w:rPrChange w:id="1289" w:author="Reza Rajan" w:date="2020-03-13T11:13:00Z">
            <w:rPr>
              <w:rFonts w:ascii="Calibri" w:hAnsi="Calibri" w:cs="Calibri"/>
              <w:noProof/>
            </w:rPr>
          </w:rPrChange>
        </w:rPr>
        <w:t>7</w:t>
      </w:r>
      <w:ins w:id="1290" w:author="Reza Rajan" w:date="2020-03-13T10:06:00Z">
        <w:r w:rsidR="009A7916" w:rsidRPr="007A1196">
          <w:rPr>
            <w:rFonts w:ascii="Calibri" w:hAnsi="Calibri" w:cs="Calibri"/>
            <w:sz w:val="23"/>
            <w:szCs w:val="23"/>
            <w:rPrChange w:id="1291" w:author="Reza Rajan" w:date="2020-03-13T11:13:00Z">
              <w:rPr/>
            </w:rPrChange>
          </w:rPr>
          <w:fldChar w:fldCharType="end"/>
        </w:r>
      </w:ins>
      <w:ins w:id="1292" w:author="Reza Rajan" w:date="2020-03-13T10:08:00Z">
        <w:r w:rsidR="00A74718" w:rsidRPr="007A1196">
          <w:rPr>
            <w:rFonts w:ascii="Calibri" w:hAnsi="Calibri" w:cs="Calibri"/>
            <w:sz w:val="23"/>
            <w:szCs w:val="23"/>
            <w:rPrChange w:id="1293" w:author="Reza Rajan" w:date="2020-03-13T11:13:00Z">
              <w:rPr/>
            </w:rPrChange>
          </w:rPr>
          <w:t>. It is recommended</w:t>
        </w:r>
      </w:ins>
      <w:ins w:id="1294" w:author="Reza Rajan" w:date="2020-03-13T11:05:00Z">
        <w:r w:rsidR="006212FF" w:rsidRPr="007A1196">
          <w:rPr>
            <w:rFonts w:ascii="Calibri" w:hAnsi="Calibri" w:cs="Calibri"/>
            <w:sz w:val="23"/>
            <w:szCs w:val="23"/>
            <w:rPrChange w:id="1295" w:author="Reza Rajan" w:date="2020-03-13T11:13:00Z">
              <w:rPr>
                <w:rFonts w:ascii="Calibri" w:hAnsi="Calibri" w:cs="Calibri"/>
                <w:sz w:val="23"/>
                <w:szCs w:val="23"/>
              </w:rPr>
            </w:rPrChange>
          </w:rPr>
          <w:t xml:space="preserve"> that</w:t>
        </w:r>
      </w:ins>
      <w:ins w:id="1296" w:author="Reza Rajan" w:date="2020-03-13T10:08:00Z">
        <w:r w:rsidR="00161732" w:rsidRPr="007A1196">
          <w:rPr>
            <w:rFonts w:ascii="Calibri" w:hAnsi="Calibri" w:cs="Calibri"/>
            <w:sz w:val="23"/>
            <w:szCs w:val="23"/>
            <w:rPrChange w:id="1297" w:author="Reza Rajan" w:date="2020-03-13T11:13:00Z">
              <w:rPr/>
            </w:rPrChange>
          </w:rPr>
          <w:t xml:space="preserve"> </w:t>
        </w:r>
        <w:r w:rsidR="00A74718" w:rsidRPr="007A1196">
          <w:rPr>
            <w:rFonts w:ascii="Calibri" w:hAnsi="Calibri" w:cs="Calibri"/>
            <w:sz w:val="23"/>
            <w:szCs w:val="23"/>
            <w:rPrChange w:id="1298" w:author="Reza Rajan" w:date="2020-03-13T11:13:00Z">
              <w:rPr/>
            </w:rPrChange>
          </w:rPr>
          <w:t>the code be writ</w:t>
        </w:r>
      </w:ins>
      <w:ins w:id="1299" w:author="Reza Rajan" w:date="2020-03-13T10:09:00Z">
        <w:r w:rsidR="00A74718" w:rsidRPr="007A1196">
          <w:rPr>
            <w:rFonts w:ascii="Calibri" w:hAnsi="Calibri" w:cs="Calibri"/>
            <w:sz w:val="23"/>
            <w:szCs w:val="23"/>
            <w:rPrChange w:id="1300" w:author="Reza Rajan" w:date="2020-03-13T11:13:00Z">
              <w:rPr/>
            </w:rPrChange>
          </w:rPr>
          <w:t>ten in a more performant language, such as C++</w:t>
        </w:r>
      </w:ins>
      <w:ins w:id="1301" w:author="Reza Rajan" w:date="2020-03-13T11:06:00Z">
        <w:r w:rsidR="002C4365" w:rsidRPr="007A1196">
          <w:rPr>
            <w:rFonts w:ascii="Calibri" w:hAnsi="Calibri" w:cs="Calibri"/>
            <w:sz w:val="23"/>
            <w:szCs w:val="23"/>
            <w:rPrChange w:id="1302" w:author="Reza Rajan" w:date="2020-03-13T11:13:00Z">
              <w:rPr>
                <w:rFonts w:ascii="Calibri" w:hAnsi="Calibri" w:cs="Calibri"/>
                <w:sz w:val="23"/>
                <w:szCs w:val="23"/>
              </w:rPr>
            </w:rPrChange>
          </w:rPr>
          <w:t>, and run</w:t>
        </w:r>
        <w:r w:rsidR="00CE4BB0" w:rsidRPr="007A1196">
          <w:rPr>
            <w:rFonts w:ascii="Calibri" w:hAnsi="Calibri" w:cs="Calibri"/>
            <w:sz w:val="23"/>
            <w:szCs w:val="23"/>
            <w:rPrChange w:id="1303" w:author="Reza Rajan" w:date="2020-03-13T11:13:00Z">
              <w:rPr>
                <w:rFonts w:ascii="Calibri" w:hAnsi="Calibri" w:cs="Calibri"/>
                <w:sz w:val="23"/>
                <w:szCs w:val="23"/>
              </w:rPr>
            </w:rPrChange>
          </w:rPr>
          <w:t xml:space="preserve"> in a more powerful environment outside a Virtual Machine.</w:t>
        </w:r>
        <w:r w:rsidR="004E7F9B" w:rsidRPr="007A1196">
          <w:rPr>
            <w:rFonts w:ascii="Calibri" w:hAnsi="Calibri" w:cs="Calibri"/>
            <w:sz w:val="23"/>
            <w:szCs w:val="23"/>
            <w:rPrChange w:id="1304" w:author="Reza Rajan" w:date="2020-03-13T11:13:00Z">
              <w:rPr>
                <w:rFonts w:ascii="Calibri" w:hAnsi="Calibri" w:cs="Calibri"/>
                <w:sz w:val="23"/>
                <w:szCs w:val="23"/>
              </w:rPr>
            </w:rPrChange>
          </w:rPr>
          <w:t xml:space="preserve"> </w:t>
        </w:r>
      </w:ins>
      <w:del w:id="1305" w:author="Reza Rajan" w:date="2020-03-13T09:49:00Z">
        <w:r w:rsidR="00921321" w:rsidRPr="007A1196" w:rsidDel="00E825BD">
          <w:rPr>
            <w:rFonts w:ascii="Calibri" w:hAnsi="Calibri" w:cs="Calibri"/>
            <w:color w:val="000000"/>
            <w:bdr w:val="none" w:sz="0" w:space="0" w:color="auto" w:frame="1"/>
            <w:rPrChange w:id="1306" w:author="Reza Rajan" w:date="2020-03-13T11:13:00Z">
              <w:rPr>
                <w:rFonts w:asciiTheme="minorHAnsi" w:hAnsiTheme="minorHAnsi" w:cstheme="minorHAnsi"/>
                <w:noProof/>
                <w:color w:val="000000"/>
                <w:bdr w:val="none" w:sz="0" w:space="0" w:color="auto" w:frame="1"/>
                <w:lang w:val="en-GB" w:eastAsia="en-GB"/>
              </w:rPr>
            </w:rPrChange>
          </w:rPr>
          <w:fldChar w:fldCharType="begin"/>
        </w:r>
        <w:r w:rsidR="00921321" w:rsidRPr="007A1196" w:rsidDel="00E825BD">
          <w:rPr>
            <w:rFonts w:ascii="Calibri" w:hAnsi="Calibri" w:cs="Calibri"/>
            <w:color w:val="000000"/>
            <w:bdr w:val="none" w:sz="0" w:space="0" w:color="auto" w:frame="1"/>
            <w:rPrChange w:id="1307" w:author="Reza Rajan" w:date="2020-03-13T11:13:00Z">
              <w:rPr>
                <w:rFonts w:asciiTheme="minorHAnsi" w:hAnsiTheme="minorHAnsi" w:cstheme="minorHAnsi"/>
                <w:noProof/>
                <w:color w:val="000000"/>
                <w:bdr w:val="none" w:sz="0" w:space="0" w:color="auto" w:frame="1"/>
                <w:lang w:val="en-GB" w:eastAsia="en-GB"/>
              </w:rPr>
            </w:rPrChange>
          </w:rPr>
          <w:delInstrText xml:space="preserve"> INCLUDEPICTURE  "https://lh3.googleusercontent.com/RO4TWMCmswsm8vLQt1bL50zM8AORHKwlOkm1X0K-6fMniBhbpPVWVO5s4Y68J9D7xQkprCKliJTz94LVj4kws9huMWWYc4iM1jmj3j2LNYCesgOzW4xQAqYLqApQbn60_DPrsp5r" \* MERGEFORMATINET </w:delInstrText>
        </w:r>
        <w:r w:rsidR="00921321" w:rsidRPr="007A1196" w:rsidDel="00E825BD">
          <w:rPr>
            <w:rFonts w:ascii="Calibri" w:hAnsi="Calibri" w:cs="Calibri"/>
            <w:color w:val="000000"/>
            <w:bdr w:val="none" w:sz="0" w:space="0" w:color="auto" w:frame="1"/>
            <w:rPrChange w:id="1308" w:author="Reza Rajan" w:date="2020-03-13T11:13:00Z">
              <w:rPr>
                <w:rFonts w:asciiTheme="minorHAnsi" w:hAnsiTheme="minorHAnsi" w:cstheme="minorHAnsi"/>
                <w:noProof/>
                <w:color w:val="000000"/>
                <w:bdr w:val="none" w:sz="0" w:space="0" w:color="auto" w:frame="1"/>
                <w:lang w:val="en-GB" w:eastAsia="en-GB"/>
              </w:rPr>
            </w:rPrChange>
          </w:rPr>
          <w:fldChar w:fldCharType="separate"/>
        </w:r>
      </w:del>
      <w:del w:id="1309" w:author="Reza Rajan" w:date="2020-03-13T05:42:00Z">
        <w:r w:rsidR="00A2653D" w:rsidRPr="007A1196">
          <w:rPr>
            <w:rFonts w:ascii="Calibri" w:hAnsi="Calibri" w:cs="Calibri"/>
            <w:color w:val="000000"/>
            <w:bdr w:val="none" w:sz="0" w:space="0" w:color="auto" w:frame="1"/>
            <w:rPrChange w:id="1310" w:author="Reza Rajan" w:date="2020-03-13T11:13:00Z">
              <w:rPr>
                <w:rFonts w:ascii="Calibri" w:hAnsi="Calibri" w:cs="Calibri"/>
                <w:noProof/>
                <w:color w:val="000000"/>
                <w:bdr w:val="none" w:sz="0" w:space="0" w:color="auto" w:frame="1"/>
                <w:lang w:val="en-GB" w:eastAsia="en-GB"/>
              </w:rPr>
            </w:rPrChange>
          </w:rPr>
          <w:fldChar w:fldCharType="begin"/>
        </w:r>
        <w:r w:rsidR="00A2653D" w:rsidRPr="007A1196">
          <w:rPr>
            <w:rFonts w:ascii="Calibri" w:hAnsi="Calibri" w:cs="Calibri"/>
            <w:color w:val="000000"/>
            <w:bdr w:val="none" w:sz="0" w:space="0" w:color="auto" w:frame="1"/>
            <w:rPrChange w:id="1311" w:author="Reza Rajan" w:date="2020-03-13T11:13:00Z">
              <w:rPr>
                <w:rFonts w:ascii="Calibri" w:hAnsi="Calibri" w:cs="Calibri"/>
                <w:color w:val="000000"/>
                <w:bdr w:val="none" w:sz="0" w:space="0" w:color="auto" w:frame="1"/>
              </w:rPr>
            </w:rPrChange>
          </w:rPr>
          <w:delInstrText xml:space="preserve"> INCLUDEPICTURE  "https://lh3.googleusercontent.com/RO4TWMCmswsm8vLQt1bL50zM8AORHKwlOkm1X0K-6fMniBhbpPVWVO5s4Y68J9D7xQkprCKliJTz94LVj4kws9huMWWYc4iM1jmj3j2LNYCesgOzW4xQAqYLqApQbn60_DPrsp5r" \* MERGEFORMATINET </w:delInstrText>
        </w:r>
        <w:r w:rsidR="00A2653D" w:rsidRPr="007A1196">
          <w:rPr>
            <w:rFonts w:ascii="Calibri" w:hAnsi="Calibri" w:cs="Calibri"/>
            <w:color w:val="000000"/>
            <w:bdr w:val="none" w:sz="0" w:space="0" w:color="auto" w:frame="1"/>
            <w:rPrChange w:id="1312" w:author="Reza Rajan" w:date="2020-03-13T11:13:00Z">
              <w:rPr>
                <w:rFonts w:ascii="Calibri" w:hAnsi="Calibri" w:cs="Calibri"/>
                <w:noProof/>
                <w:color w:val="000000"/>
                <w:bdr w:val="none" w:sz="0" w:space="0" w:color="auto" w:frame="1"/>
                <w:lang w:val="en-GB" w:eastAsia="en-GB"/>
              </w:rPr>
            </w:rPrChange>
          </w:rPr>
          <w:fldChar w:fldCharType="separate"/>
        </w:r>
        <w:r w:rsidR="002B1B57" w:rsidRPr="007A1196">
          <w:rPr>
            <w:rFonts w:ascii="Calibri" w:hAnsi="Calibri" w:cs="Calibri"/>
            <w:color w:val="000000"/>
            <w:bdr w:val="none" w:sz="0" w:space="0" w:color="auto" w:frame="1"/>
            <w:rPrChange w:id="1313" w:author="Reza Rajan" w:date="2020-03-13T11:13:00Z">
              <w:rPr>
                <w:rFonts w:ascii="Calibri" w:hAnsi="Calibri" w:cs="Calibri"/>
                <w:noProof/>
                <w:color w:val="000000"/>
                <w:bdr w:val="none" w:sz="0" w:space="0" w:color="auto" w:frame="1"/>
                <w:lang w:val="en-GB" w:eastAsia="en-GB"/>
              </w:rPr>
            </w:rPrChange>
          </w:rPr>
          <w:fldChar w:fldCharType="begin"/>
        </w:r>
        <w:r w:rsidR="002B1B57" w:rsidRPr="007A1196">
          <w:rPr>
            <w:rFonts w:ascii="Calibri" w:hAnsi="Calibri" w:cs="Calibri"/>
            <w:color w:val="000000"/>
            <w:bdr w:val="none" w:sz="0" w:space="0" w:color="auto" w:frame="1"/>
            <w:rPrChange w:id="1314" w:author="Reza Rajan" w:date="2020-03-13T11:13:00Z">
              <w:rPr>
                <w:rFonts w:ascii="Calibri" w:hAnsi="Calibri" w:cs="Calibri"/>
                <w:color w:val="000000"/>
                <w:bdr w:val="none" w:sz="0" w:space="0" w:color="auto" w:frame="1"/>
              </w:rPr>
            </w:rPrChange>
          </w:rPr>
          <w:delInstrText xml:space="preserve"> INCLUDEPICTURE  "https://lh3.googleusercontent.com/RO4TWMCmswsm8vLQt1bL50zM8AORHKwlOkm1X0K-6fMniBhbpPVWVO5s4Y68J9D7xQkprCKliJTz94LVj4kws9huMWWYc4iM1jmj3j2LNYCesgOzW4xQAqYLqApQbn60_DPrsp5r" \* MERGEFORMATINET </w:delInstrText>
        </w:r>
        <w:r w:rsidR="002B1B57" w:rsidRPr="007A1196">
          <w:rPr>
            <w:rFonts w:ascii="Calibri" w:hAnsi="Calibri" w:cs="Calibri"/>
            <w:color w:val="000000"/>
            <w:bdr w:val="none" w:sz="0" w:space="0" w:color="auto" w:frame="1"/>
            <w:rPrChange w:id="1315" w:author="Reza Rajan" w:date="2020-03-13T11:13:00Z">
              <w:rPr>
                <w:rFonts w:ascii="Calibri" w:hAnsi="Calibri" w:cs="Calibri"/>
                <w:noProof/>
                <w:color w:val="000000"/>
                <w:bdr w:val="none" w:sz="0" w:space="0" w:color="auto" w:frame="1"/>
                <w:lang w:val="en-GB" w:eastAsia="en-GB"/>
              </w:rPr>
            </w:rPrChange>
          </w:rPr>
          <w:fldChar w:fldCharType="separate"/>
        </w:r>
        <w:r w:rsidR="00A05026" w:rsidRPr="007A1196">
          <w:rPr>
            <w:rFonts w:ascii="Calibri" w:hAnsi="Calibri" w:cs="Calibri"/>
            <w:color w:val="000000"/>
            <w:bdr w:val="none" w:sz="0" w:space="0" w:color="auto" w:frame="1"/>
            <w:rPrChange w:id="1316" w:author="Reza Rajan" w:date="2020-03-13T11:13:00Z">
              <w:rPr>
                <w:rFonts w:ascii="Calibri" w:hAnsi="Calibri" w:cs="Calibri"/>
                <w:noProof/>
                <w:color w:val="000000"/>
                <w:bdr w:val="none" w:sz="0" w:space="0" w:color="auto" w:frame="1"/>
                <w:lang w:val="en-GB" w:eastAsia="en-GB"/>
              </w:rPr>
            </w:rPrChange>
          </w:rPr>
          <w:drawing>
            <wp:inline distT="0" distB="0" distL="0" distR="0" wp14:anchorId="38F7E53F" wp14:editId="118E0F86">
              <wp:extent cx="1858645" cy="1266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Rot="1" noChangeAspect="1" noEditPoints="1" noChangeArrowheads="1" noChangeShapeType="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8645" cy="1266190"/>
                      </a:xfrm>
                      <a:prstGeom prst="rect">
                        <a:avLst/>
                      </a:prstGeom>
                      <a:noFill/>
                      <a:ln>
                        <a:noFill/>
                      </a:ln>
                    </pic:spPr>
                  </pic:pic>
                </a:graphicData>
              </a:graphic>
            </wp:inline>
          </w:drawing>
        </w:r>
        <w:r w:rsidR="002B1B57" w:rsidRPr="007A1196">
          <w:rPr>
            <w:rFonts w:ascii="Calibri" w:hAnsi="Calibri" w:cs="Calibri"/>
            <w:color w:val="000000"/>
            <w:bdr w:val="none" w:sz="0" w:space="0" w:color="auto" w:frame="1"/>
            <w:rPrChange w:id="1317" w:author="Reza Rajan" w:date="2020-03-13T11:13:00Z">
              <w:rPr>
                <w:rFonts w:ascii="Calibri" w:hAnsi="Calibri" w:cs="Calibri"/>
                <w:noProof/>
                <w:color w:val="000000"/>
                <w:bdr w:val="none" w:sz="0" w:space="0" w:color="auto" w:frame="1"/>
                <w:lang w:val="en-GB" w:eastAsia="en-GB"/>
              </w:rPr>
            </w:rPrChange>
          </w:rPr>
          <w:fldChar w:fldCharType="end"/>
        </w:r>
        <w:r w:rsidR="00A2653D" w:rsidRPr="007A1196">
          <w:rPr>
            <w:rFonts w:ascii="Calibri" w:hAnsi="Calibri" w:cs="Calibri"/>
            <w:color w:val="000000"/>
            <w:bdr w:val="none" w:sz="0" w:space="0" w:color="auto" w:frame="1"/>
            <w:rPrChange w:id="1318" w:author="Reza Rajan" w:date="2020-03-13T11:13:00Z">
              <w:rPr>
                <w:rFonts w:ascii="Calibri" w:hAnsi="Calibri" w:cs="Calibri"/>
                <w:noProof/>
                <w:color w:val="000000"/>
                <w:bdr w:val="none" w:sz="0" w:space="0" w:color="auto" w:frame="1"/>
                <w:lang w:val="en-GB" w:eastAsia="en-GB"/>
              </w:rPr>
            </w:rPrChange>
          </w:rPr>
          <w:fldChar w:fldCharType="end"/>
        </w:r>
      </w:del>
      <w:r w:rsidR="00921321" w:rsidRPr="007A1196" w:rsidDel="00E825BD">
        <w:rPr>
          <w:rFonts w:ascii="Calibri" w:hAnsi="Calibri" w:cs="Calibri"/>
          <w:color w:val="000000"/>
          <w:bdr w:val="none" w:sz="0" w:space="0" w:color="auto" w:frame="1"/>
          <w:rPrChange w:id="1319" w:author="Reza Rajan" w:date="2020-03-13T11:13:00Z">
            <w:rPr>
              <w:rFonts w:asciiTheme="minorHAnsi" w:hAnsiTheme="minorHAnsi" w:cstheme="minorHAnsi"/>
              <w:noProof/>
              <w:color w:val="000000"/>
              <w:bdr w:val="none" w:sz="0" w:space="0" w:color="auto" w:frame="1"/>
              <w:lang w:val="en-GB" w:eastAsia="en-GB"/>
            </w:rPr>
          </w:rPrChange>
        </w:rPr>
        <w:fldChar w:fldCharType="end"/>
      </w:r>
    </w:p>
    <w:p w14:paraId="26F5575D" w14:textId="77777777" w:rsidR="00580D8A" w:rsidRPr="007A1196" w:rsidDel="00E825BD" w:rsidRDefault="00580D8A" w:rsidP="00B46C7D">
      <w:pPr>
        <w:spacing w:after="240" w:line="276" w:lineRule="auto"/>
        <w:rPr>
          <w:del w:id="1320" w:author="Reza Rajan" w:date="2020-03-13T09:49:00Z"/>
          <w:rFonts w:ascii="Calibri" w:hAnsi="Calibri" w:cs="Calibri"/>
          <w:rPrChange w:id="1321" w:author="Reza Rajan" w:date="2020-03-13T11:13:00Z">
            <w:rPr>
              <w:del w:id="1322" w:author="Reza Rajan" w:date="2020-03-13T09:49:00Z"/>
              <w:rFonts w:asciiTheme="minorHAnsi" w:hAnsiTheme="minorHAnsi" w:cstheme="minorHAnsi"/>
            </w:rPr>
          </w:rPrChange>
        </w:rPr>
        <w:pPrChange w:id="1323" w:author="Reza Rajan" w:date="2020-03-13T09:37:00Z">
          <w:pPr>
            <w:spacing w:after="240" w:line="360" w:lineRule="auto"/>
          </w:pPr>
        </w:pPrChange>
      </w:pPr>
      <w:del w:id="1324" w:author="Reza Rajan" w:date="2020-03-13T09:49:00Z">
        <w:r w:rsidRPr="007A1196" w:rsidDel="00E825BD">
          <w:rPr>
            <w:rFonts w:ascii="Calibri" w:hAnsi="Calibri" w:cs="Calibri"/>
            <w:rPrChange w:id="1325" w:author="Reza Rajan" w:date="2020-03-13T11:13:00Z">
              <w:rPr>
                <w:rFonts w:asciiTheme="minorHAnsi" w:hAnsiTheme="minorHAnsi" w:cstheme="minorHAnsi"/>
              </w:rPr>
            </w:rPrChange>
          </w:rPr>
          <w:br/>
        </w:r>
        <w:r w:rsidRPr="007A1196" w:rsidDel="00E825BD">
          <w:rPr>
            <w:rFonts w:ascii="Calibri" w:hAnsi="Calibri" w:cs="Calibri"/>
            <w:rPrChange w:id="1326" w:author="Reza Rajan" w:date="2020-03-13T11:13:00Z">
              <w:rPr>
                <w:rFonts w:asciiTheme="minorHAnsi" w:hAnsiTheme="minorHAnsi" w:cstheme="minorHAnsi"/>
              </w:rPr>
            </w:rPrChange>
          </w:rPr>
          <w:br/>
        </w:r>
      </w:del>
    </w:p>
    <w:p w14:paraId="2D25581D" w14:textId="33776A2E" w:rsidR="00580D8A" w:rsidRPr="007A1196" w:rsidDel="00E825BD" w:rsidRDefault="00580D8A" w:rsidP="00B46C7D">
      <w:pPr>
        <w:spacing w:line="276" w:lineRule="auto"/>
        <w:jc w:val="center"/>
        <w:rPr>
          <w:del w:id="1327" w:author="Reza Rajan" w:date="2020-03-13T09:49:00Z"/>
          <w:rFonts w:ascii="Calibri" w:hAnsi="Calibri" w:cs="Calibri"/>
          <w:b/>
          <w:bCs/>
          <w:color w:val="000000"/>
          <w:sz w:val="32"/>
          <w:szCs w:val="32"/>
          <w:u w:val="single"/>
          <w:rPrChange w:id="1328" w:author="Reza Rajan" w:date="2020-03-13T11:13:00Z">
            <w:rPr>
              <w:del w:id="1329" w:author="Reza Rajan" w:date="2020-03-13T09:49:00Z"/>
              <w:rFonts w:asciiTheme="minorHAnsi" w:hAnsiTheme="minorHAnsi" w:cstheme="minorHAnsi"/>
              <w:b/>
              <w:bCs/>
              <w:color w:val="000000"/>
              <w:sz w:val="32"/>
              <w:szCs w:val="32"/>
              <w:u w:val="single"/>
            </w:rPr>
          </w:rPrChange>
        </w:rPr>
        <w:pPrChange w:id="1330" w:author="Reza Rajan" w:date="2020-03-13T09:37:00Z">
          <w:pPr>
            <w:spacing w:line="360" w:lineRule="auto"/>
            <w:jc w:val="center"/>
          </w:pPr>
        </w:pPrChange>
      </w:pPr>
      <w:del w:id="1331" w:author="Reza Rajan" w:date="2020-03-13T09:49:00Z">
        <w:r w:rsidRPr="007A1196" w:rsidDel="00E825BD">
          <w:rPr>
            <w:rFonts w:ascii="Calibri" w:hAnsi="Calibri" w:cs="Calibri"/>
            <w:b/>
            <w:bCs/>
            <w:color w:val="000000"/>
            <w:sz w:val="32"/>
            <w:szCs w:val="32"/>
            <w:u w:val="single"/>
            <w:rPrChange w:id="1332" w:author="Reza Rajan" w:date="2020-03-13T11:13:00Z">
              <w:rPr>
                <w:rFonts w:asciiTheme="minorHAnsi" w:hAnsiTheme="minorHAnsi" w:cstheme="minorHAnsi"/>
                <w:b/>
                <w:bCs/>
                <w:color w:val="000000"/>
                <w:sz w:val="32"/>
                <w:szCs w:val="32"/>
                <w:u w:val="single"/>
              </w:rPr>
            </w:rPrChange>
          </w:rPr>
          <w:delText xml:space="preserve">ME </w:delText>
        </w:r>
      </w:del>
      <w:del w:id="1333" w:author="Reza Rajan" w:date="2020-03-13T05:05:00Z">
        <w:r w:rsidRPr="007A1196" w:rsidDel="00975E8C">
          <w:rPr>
            <w:rFonts w:ascii="Calibri" w:hAnsi="Calibri" w:cs="Calibri"/>
            <w:b/>
            <w:bCs/>
            <w:color w:val="000000"/>
            <w:sz w:val="32"/>
            <w:szCs w:val="32"/>
            <w:u w:val="single"/>
            <w:rPrChange w:id="1334" w:author="Reza Rajan" w:date="2020-03-13T11:13:00Z">
              <w:rPr>
                <w:rFonts w:asciiTheme="minorHAnsi" w:hAnsiTheme="minorHAnsi" w:cstheme="minorHAnsi"/>
                <w:b/>
                <w:bCs/>
                <w:color w:val="000000"/>
                <w:sz w:val="32"/>
                <w:szCs w:val="32"/>
                <w:u w:val="single"/>
              </w:rPr>
            </w:rPrChange>
          </w:rPr>
          <w:delText xml:space="preserve">596 Assignment </w:delText>
        </w:r>
      </w:del>
      <w:del w:id="1335" w:author="Reza Rajan" w:date="2020-03-13T09:49:00Z">
        <w:r w:rsidR="00A97405" w:rsidRPr="007A1196" w:rsidDel="00E825BD">
          <w:rPr>
            <w:rFonts w:ascii="Calibri" w:hAnsi="Calibri" w:cs="Calibri"/>
            <w:b/>
            <w:bCs/>
            <w:color w:val="000000"/>
            <w:sz w:val="32"/>
            <w:szCs w:val="32"/>
            <w:u w:val="single"/>
            <w:rPrChange w:id="1336" w:author="Reza Rajan" w:date="2020-03-13T11:13:00Z">
              <w:rPr>
                <w:rFonts w:asciiTheme="minorHAnsi" w:hAnsiTheme="minorHAnsi" w:cstheme="minorHAnsi"/>
                <w:b/>
                <w:bCs/>
                <w:color w:val="000000"/>
                <w:sz w:val="32"/>
                <w:szCs w:val="32"/>
                <w:u w:val="single"/>
              </w:rPr>
            </w:rPrChange>
          </w:rPr>
          <w:delText>2</w:delText>
        </w:r>
      </w:del>
    </w:p>
    <w:p w14:paraId="379CE0DD" w14:textId="77777777" w:rsidR="00580D8A" w:rsidRPr="007A1196" w:rsidDel="00E825BD" w:rsidRDefault="00580D8A" w:rsidP="00B46C7D">
      <w:pPr>
        <w:spacing w:after="240" w:line="276" w:lineRule="auto"/>
        <w:rPr>
          <w:del w:id="1337" w:author="Reza Rajan" w:date="2020-03-13T09:49:00Z"/>
          <w:rFonts w:ascii="Calibri" w:hAnsi="Calibri" w:cs="Calibri"/>
          <w:rPrChange w:id="1338" w:author="Reza Rajan" w:date="2020-03-13T11:13:00Z">
            <w:rPr>
              <w:del w:id="1339" w:author="Reza Rajan" w:date="2020-03-13T09:49:00Z"/>
              <w:rFonts w:asciiTheme="minorHAnsi" w:hAnsiTheme="minorHAnsi" w:cstheme="minorHAnsi"/>
            </w:rPr>
          </w:rPrChange>
        </w:rPr>
        <w:pPrChange w:id="1340" w:author="Reza Rajan" w:date="2020-03-13T09:37:00Z">
          <w:pPr>
            <w:spacing w:after="240" w:line="360" w:lineRule="auto"/>
          </w:pPr>
        </w:pPrChange>
      </w:pPr>
      <w:del w:id="1341" w:author="Reza Rajan" w:date="2020-03-13T09:49:00Z">
        <w:r w:rsidRPr="007A1196" w:rsidDel="00E825BD">
          <w:rPr>
            <w:rFonts w:ascii="Calibri" w:hAnsi="Calibri" w:cs="Calibri"/>
            <w:rPrChange w:id="1342" w:author="Reza Rajan" w:date="2020-03-13T11:13:00Z">
              <w:rPr>
                <w:rFonts w:asciiTheme="minorHAnsi" w:hAnsiTheme="minorHAnsi" w:cstheme="minorHAnsi"/>
              </w:rPr>
            </w:rPrChange>
          </w:rPr>
          <w:br/>
        </w:r>
        <w:r w:rsidRPr="007A1196" w:rsidDel="00E825BD">
          <w:rPr>
            <w:rFonts w:ascii="Calibri" w:hAnsi="Calibri" w:cs="Calibri"/>
            <w:rPrChange w:id="1343" w:author="Reza Rajan" w:date="2020-03-13T11:13:00Z">
              <w:rPr>
                <w:rFonts w:asciiTheme="minorHAnsi" w:hAnsiTheme="minorHAnsi" w:cstheme="minorHAnsi"/>
              </w:rPr>
            </w:rPrChange>
          </w:rPr>
          <w:br/>
        </w:r>
      </w:del>
    </w:p>
    <w:p w14:paraId="186B56B4" w14:textId="69D96B63" w:rsidR="00580D8A" w:rsidRPr="007A1196" w:rsidDel="00E825BD" w:rsidRDefault="00580D8A" w:rsidP="00B46C7D">
      <w:pPr>
        <w:spacing w:line="276" w:lineRule="auto"/>
        <w:jc w:val="center"/>
        <w:rPr>
          <w:del w:id="1344" w:author="Reza Rajan" w:date="2020-03-13T09:49:00Z"/>
          <w:rFonts w:ascii="Calibri" w:hAnsi="Calibri" w:cs="Calibri"/>
          <w:rPrChange w:id="1345" w:author="Reza Rajan" w:date="2020-03-13T11:13:00Z">
            <w:rPr>
              <w:del w:id="1346" w:author="Reza Rajan" w:date="2020-03-13T09:49:00Z"/>
              <w:rFonts w:asciiTheme="minorHAnsi" w:hAnsiTheme="minorHAnsi" w:cstheme="minorHAnsi"/>
            </w:rPr>
          </w:rPrChange>
        </w:rPr>
        <w:pPrChange w:id="1347" w:author="Reza Rajan" w:date="2020-03-13T09:37:00Z">
          <w:pPr>
            <w:spacing w:line="360" w:lineRule="auto"/>
            <w:jc w:val="center"/>
          </w:pPr>
        </w:pPrChange>
      </w:pPr>
      <w:del w:id="1348" w:author="Reza Rajan" w:date="2020-03-13T09:49:00Z">
        <w:r w:rsidRPr="007A1196" w:rsidDel="00E825BD">
          <w:rPr>
            <w:rFonts w:ascii="Calibri" w:hAnsi="Calibri" w:cs="Calibri"/>
            <w:b/>
            <w:bCs/>
            <w:color w:val="000000"/>
            <w:rPrChange w:id="1349" w:author="Reza Rajan" w:date="2020-03-13T11:13:00Z">
              <w:rPr>
                <w:rFonts w:asciiTheme="minorHAnsi" w:hAnsiTheme="minorHAnsi" w:cstheme="minorHAnsi"/>
                <w:b/>
                <w:bCs/>
                <w:color w:val="000000"/>
              </w:rPr>
            </w:rPrChange>
          </w:rPr>
          <w:delText xml:space="preserve">Prof. </w:delText>
        </w:r>
      </w:del>
      <w:del w:id="1350" w:author="Reza Rajan" w:date="2020-03-13T05:05:00Z">
        <w:r w:rsidRPr="007A1196" w:rsidDel="00975E8C">
          <w:rPr>
            <w:rFonts w:ascii="Calibri" w:hAnsi="Calibri" w:cs="Calibri"/>
            <w:b/>
            <w:bCs/>
            <w:color w:val="000000"/>
            <w:rPrChange w:id="1351" w:author="Reza Rajan" w:date="2020-03-13T11:13:00Z">
              <w:rPr>
                <w:rFonts w:asciiTheme="minorHAnsi" w:hAnsiTheme="minorHAnsi" w:cstheme="minorHAnsi"/>
                <w:b/>
                <w:bCs/>
                <w:color w:val="000000"/>
              </w:rPr>
            </w:rPrChange>
          </w:rPr>
          <w:delText>Kevin Musselman</w:delText>
        </w:r>
      </w:del>
      <w:del w:id="1352" w:author="Reza Rajan" w:date="2020-03-13T09:49:00Z">
        <w:r w:rsidRPr="007A1196" w:rsidDel="00E825BD">
          <w:rPr>
            <w:rFonts w:ascii="Calibri" w:hAnsi="Calibri" w:cs="Calibri"/>
            <w:b/>
            <w:bCs/>
            <w:color w:val="000000"/>
            <w:rPrChange w:id="1353" w:author="Reza Rajan" w:date="2020-03-13T11:13:00Z">
              <w:rPr>
                <w:rFonts w:asciiTheme="minorHAnsi" w:hAnsiTheme="minorHAnsi" w:cstheme="minorHAnsi"/>
                <w:b/>
                <w:bCs/>
                <w:color w:val="000000"/>
              </w:rPr>
            </w:rPrChange>
          </w:rPr>
          <w:delText> </w:delText>
        </w:r>
      </w:del>
    </w:p>
    <w:p w14:paraId="68E9F7C0" w14:textId="1CAC4926" w:rsidR="00580D8A" w:rsidRPr="007A1196" w:rsidDel="00E825BD" w:rsidRDefault="00580D8A" w:rsidP="00B46C7D">
      <w:pPr>
        <w:spacing w:line="276" w:lineRule="auto"/>
        <w:jc w:val="center"/>
        <w:rPr>
          <w:del w:id="1354" w:author="Reza Rajan" w:date="2020-03-13T09:49:00Z"/>
          <w:rFonts w:ascii="Calibri" w:hAnsi="Calibri" w:cs="Calibri"/>
          <w:rPrChange w:id="1355" w:author="Reza Rajan" w:date="2020-03-13T11:13:00Z">
            <w:rPr>
              <w:del w:id="1356" w:author="Reza Rajan" w:date="2020-03-13T09:49:00Z"/>
              <w:rFonts w:asciiTheme="minorHAnsi" w:hAnsiTheme="minorHAnsi" w:cstheme="minorHAnsi"/>
            </w:rPr>
          </w:rPrChange>
        </w:rPr>
        <w:pPrChange w:id="1357" w:author="Reza Rajan" w:date="2020-03-13T09:37:00Z">
          <w:pPr>
            <w:spacing w:line="360" w:lineRule="auto"/>
            <w:jc w:val="center"/>
          </w:pPr>
        </w:pPrChange>
      </w:pPr>
      <w:del w:id="1358" w:author="Reza Rajan" w:date="2020-03-13T05:05:00Z">
        <w:r w:rsidRPr="007A1196" w:rsidDel="00975E8C">
          <w:rPr>
            <w:rFonts w:ascii="Calibri" w:hAnsi="Calibri" w:cs="Calibri"/>
            <w:b/>
            <w:bCs/>
            <w:color w:val="000000"/>
            <w:rPrChange w:id="1359" w:author="Reza Rajan" w:date="2020-03-13T11:13:00Z">
              <w:rPr>
                <w:rFonts w:asciiTheme="minorHAnsi" w:hAnsiTheme="minorHAnsi" w:cstheme="minorHAnsi"/>
                <w:b/>
                <w:bCs/>
                <w:color w:val="000000"/>
              </w:rPr>
            </w:rPrChange>
          </w:rPr>
          <w:delText>ME 596</w:delText>
        </w:r>
      </w:del>
      <w:del w:id="1360" w:author="Reza Rajan" w:date="2020-03-13T09:49:00Z">
        <w:r w:rsidRPr="007A1196" w:rsidDel="00E825BD">
          <w:rPr>
            <w:rFonts w:ascii="Calibri" w:hAnsi="Calibri" w:cs="Calibri"/>
            <w:b/>
            <w:bCs/>
            <w:color w:val="000000"/>
            <w:rPrChange w:id="1361" w:author="Reza Rajan" w:date="2020-03-13T11:13:00Z">
              <w:rPr>
                <w:rFonts w:asciiTheme="minorHAnsi" w:hAnsiTheme="minorHAnsi" w:cstheme="minorHAnsi"/>
                <w:b/>
                <w:bCs/>
                <w:color w:val="000000"/>
              </w:rPr>
            </w:rPrChange>
          </w:rPr>
          <w:delText xml:space="preserve"> – </w:delText>
        </w:r>
      </w:del>
      <w:del w:id="1362" w:author="Reza Rajan" w:date="2020-03-13T05:05:00Z">
        <w:r w:rsidR="00630C91" w:rsidRPr="007A1196" w:rsidDel="00975E8C">
          <w:rPr>
            <w:rFonts w:ascii="Calibri" w:hAnsi="Calibri" w:cs="Calibri"/>
            <w:b/>
            <w:bCs/>
            <w:color w:val="000000"/>
            <w:rPrChange w:id="1363" w:author="Reza Rajan" w:date="2020-03-13T11:13:00Z">
              <w:rPr>
                <w:rFonts w:asciiTheme="minorHAnsi" w:hAnsiTheme="minorHAnsi" w:cstheme="minorHAnsi"/>
                <w:b/>
                <w:bCs/>
                <w:color w:val="000000"/>
              </w:rPr>
            </w:rPrChange>
          </w:rPr>
          <w:delText xml:space="preserve">Manufacturing of Mechatronics Materials </w:delText>
        </w:r>
        <w:r w:rsidR="004F1C4E" w:rsidRPr="007A1196" w:rsidDel="00975E8C">
          <w:rPr>
            <w:rFonts w:ascii="Calibri" w:hAnsi="Calibri" w:cs="Calibri"/>
            <w:b/>
            <w:bCs/>
            <w:color w:val="000000"/>
            <w:rPrChange w:id="1364" w:author="Reza Rajan" w:date="2020-03-13T11:13:00Z">
              <w:rPr>
                <w:rFonts w:asciiTheme="minorHAnsi" w:hAnsiTheme="minorHAnsi" w:cstheme="minorHAnsi"/>
                <w:b/>
                <w:bCs/>
                <w:color w:val="000000"/>
              </w:rPr>
            </w:rPrChange>
          </w:rPr>
          <w:delText>and</w:delText>
        </w:r>
        <w:r w:rsidR="00630C91" w:rsidRPr="007A1196" w:rsidDel="00975E8C">
          <w:rPr>
            <w:rFonts w:ascii="Calibri" w:hAnsi="Calibri" w:cs="Calibri"/>
            <w:b/>
            <w:bCs/>
            <w:color w:val="000000"/>
            <w:rPrChange w:id="1365" w:author="Reza Rajan" w:date="2020-03-13T11:13:00Z">
              <w:rPr>
                <w:rFonts w:asciiTheme="minorHAnsi" w:hAnsiTheme="minorHAnsi" w:cstheme="minorHAnsi"/>
                <w:b/>
                <w:bCs/>
                <w:color w:val="000000"/>
              </w:rPr>
            </w:rPrChange>
          </w:rPr>
          <w:delText xml:space="preserve"> Components</w:delText>
        </w:r>
      </w:del>
    </w:p>
    <w:p w14:paraId="72D28213" w14:textId="5FAAE7C6" w:rsidR="00580D8A" w:rsidRPr="007A1196" w:rsidDel="00E825BD" w:rsidRDefault="00580D8A" w:rsidP="00B46C7D">
      <w:pPr>
        <w:spacing w:line="276" w:lineRule="auto"/>
        <w:jc w:val="center"/>
        <w:rPr>
          <w:del w:id="1366" w:author="Reza Rajan" w:date="2020-03-13T09:49:00Z"/>
          <w:rFonts w:ascii="Calibri" w:hAnsi="Calibri" w:cs="Calibri"/>
          <w:rPrChange w:id="1367" w:author="Reza Rajan" w:date="2020-03-13T11:13:00Z">
            <w:rPr>
              <w:del w:id="1368" w:author="Reza Rajan" w:date="2020-03-13T09:49:00Z"/>
              <w:rFonts w:asciiTheme="minorHAnsi" w:hAnsiTheme="minorHAnsi" w:cstheme="minorHAnsi"/>
            </w:rPr>
          </w:rPrChange>
        </w:rPr>
        <w:pPrChange w:id="1369" w:author="Reza Rajan" w:date="2020-03-13T09:37:00Z">
          <w:pPr>
            <w:spacing w:line="360" w:lineRule="auto"/>
            <w:jc w:val="center"/>
          </w:pPr>
        </w:pPrChange>
      </w:pPr>
      <w:del w:id="1370" w:author="Reza Rajan" w:date="2020-03-13T09:49:00Z">
        <w:r w:rsidRPr="007A1196" w:rsidDel="00E825BD">
          <w:rPr>
            <w:rFonts w:ascii="Calibri" w:hAnsi="Calibri" w:cs="Calibri"/>
            <w:b/>
            <w:bCs/>
            <w:color w:val="000000"/>
            <w:rPrChange w:id="1371" w:author="Reza Rajan" w:date="2020-03-13T11:13:00Z">
              <w:rPr>
                <w:rFonts w:asciiTheme="minorHAnsi" w:hAnsiTheme="minorHAnsi" w:cstheme="minorHAnsi"/>
                <w:b/>
                <w:bCs/>
                <w:color w:val="000000"/>
              </w:rPr>
            </w:rPrChange>
          </w:rPr>
          <w:delText>Due:</w:delText>
        </w:r>
        <w:r w:rsidR="00A97405" w:rsidRPr="007A1196" w:rsidDel="00E825BD">
          <w:rPr>
            <w:rFonts w:ascii="Calibri" w:hAnsi="Calibri" w:cs="Calibri"/>
            <w:b/>
            <w:bCs/>
            <w:color w:val="000000"/>
            <w:rPrChange w:id="1372" w:author="Reza Rajan" w:date="2020-03-13T11:13:00Z">
              <w:rPr>
                <w:rFonts w:asciiTheme="minorHAnsi" w:hAnsiTheme="minorHAnsi" w:cstheme="minorHAnsi"/>
                <w:b/>
                <w:bCs/>
                <w:color w:val="000000"/>
              </w:rPr>
            </w:rPrChange>
          </w:rPr>
          <w:delText xml:space="preserve"> March</w:delText>
        </w:r>
        <w:r w:rsidRPr="007A1196" w:rsidDel="00E825BD">
          <w:rPr>
            <w:rFonts w:ascii="Calibri" w:hAnsi="Calibri" w:cs="Calibri"/>
            <w:b/>
            <w:bCs/>
            <w:color w:val="000000"/>
            <w:rPrChange w:id="1373" w:author="Reza Rajan" w:date="2020-03-13T11:13:00Z">
              <w:rPr>
                <w:rFonts w:asciiTheme="minorHAnsi" w:hAnsiTheme="minorHAnsi" w:cstheme="minorHAnsi"/>
                <w:b/>
                <w:bCs/>
                <w:color w:val="000000"/>
              </w:rPr>
            </w:rPrChange>
          </w:rPr>
          <w:delText xml:space="preserve"> </w:delText>
        </w:r>
      </w:del>
      <w:del w:id="1374" w:author="Reza Rajan" w:date="2020-03-13T05:05:00Z">
        <w:r w:rsidR="00A97405" w:rsidRPr="007A1196" w:rsidDel="00975E8C">
          <w:rPr>
            <w:rFonts w:ascii="Calibri" w:hAnsi="Calibri" w:cs="Calibri"/>
            <w:b/>
            <w:bCs/>
            <w:color w:val="000000"/>
            <w:rPrChange w:id="1375" w:author="Reza Rajan" w:date="2020-03-13T11:13:00Z">
              <w:rPr>
                <w:rFonts w:asciiTheme="minorHAnsi" w:hAnsiTheme="minorHAnsi" w:cstheme="minorHAnsi"/>
                <w:b/>
                <w:bCs/>
                <w:color w:val="000000"/>
              </w:rPr>
            </w:rPrChange>
          </w:rPr>
          <w:delText>3</w:delText>
        </w:r>
        <w:r w:rsidR="00A97405" w:rsidRPr="007A1196" w:rsidDel="00975E8C">
          <w:rPr>
            <w:rFonts w:ascii="Calibri" w:hAnsi="Calibri" w:cs="Calibri"/>
            <w:b/>
            <w:bCs/>
            <w:color w:val="000000"/>
            <w:vertAlign w:val="superscript"/>
            <w:rPrChange w:id="1376" w:author="Reza Rajan" w:date="2020-03-13T11:13:00Z">
              <w:rPr>
                <w:rFonts w:asciiTheme="minorHAnsi" w:hAnsiTheme="minorHAnsi" w:cstheme="minorHAnsi"/>
                <w:b/>
                <w:bCs/>
                <w:color w:val="000000"/>
                <w:vertAlign w:val="superscript"/>
              </w:rPr>
            </w:rPrChange>
          </w:rPr>
          <w:delText>rd</w:delText>
        </w:r>
      </w:del>
      <w:del w:id="1377" w:author="Reza Rajan" w:date="2020-03-13T09:49:00Z">
        <w:r w:rsidRPr="007A1196" w:rsidDel="00E825BD">
          <w:rPr>
            <w:rFonts w:ascii="Calibri" w:hAnsi="Calibri" w:cs="Calibri"/>
            <w:b/>
            <w:bCs/>
            <w:color w:val="000000"/>
            <w:rPrChange w:id="1378" w:author="Reza Rajan" w:date="2020-03-13T11:13:00Z">
              <w:rPr>
                <w:rFonts w:asciiTheme="minorHAnsi" w:hAnsiTheme="minorHAnsi" w:cstheme="minorHAnsi"/>
                <w:b/>
                <w:bCs/>
                <w:color w:val="000000"/>
              </w:rPr>
            </w:rPrChange>
          </w:rPr>
          <w:delText>, 2020</w:delText>
        </w:r>
      </w:del>
    </w:p>
    <w:p w14:paraId="10D50060" w14:textId="77777777" w:rsidR="00580D8A" w:rsidRPr="007A1196" w:rsidDel="00E825BD" w:rsidRDefault="00580D8A" w:rsidP="00B46C7D">
      <w:pPr>
        <w:spacing w:after="240" w:line="276" w:lineRule="auto"/>
        <w:rPr>
          <w:del w:id="1379" w:author="Reza Rajan" w:date="2020-03-13T09:49:00Z"/>
          <w:rFonts w:ascii="Calibri" w:hAnsi="Calibri" w:cs="Calibri"/>
          <w:rPrChange w:id="1380" w:author="Reza Rajan" w:date="2020-03-13T11:13:00Z">
            <w:rPr>
              <w:del w:id="1381" w:author="Reza Rajan" w:date="2020-03-13T09:49:00Z"/>
              <w:rFonts w:asciiTheme="minorHAnsi" w:hAnsiTheme="minorHAnsi" w:cstheme="minorHAnsi"/>
            </w:rPr>
          </w:rPrChange>
        </w:rPr>
        <w:pPrChange w:id="1382" w:author="Reza Rajan" w:date="2020-03-13T09:37:00Z">
          <w:pPr>
            <w:spacing w:after="240" w:line="360" w:lineRule="auto"/>
          </w:pPr>
        </w:pPrChange>
      </w:pPr>
      <w:del w:id="1383" w:author="Reza Rajan" w:date="2020-03-13T09:49:00Z">
        <w:r w:rsidRPr="007A1196" w:rsidDel="00E825BD">
          <w:rPr>
            <w:rFonts w:ascii="Calibri" w:hAnsi="Calibri" w:cs="Calibri"/>
            <w:rPrChange w:id="1384" w:author="Reza Rajan" w:date="2020-03-13T11:13:00Z">
              <w:rPr>
                <w:rFonts w:asciiTheme="minorHAnsi" w:hAnsiTheme="minorHAnsi" w:cstheme="minorHAnsi"/>
              </w:rPr>
            </w:rPrChange>
          </w:rPr>
          <w:br/>
        </w:r>
        <w:r w:rsidRPr="007A1196" w:rsidDel="00E825BD">
          <w:rPr>
            <w:rFonts w:ascii="Calibri" w:hAnsi="Calibri" w:cs="Calibri"/>
            <w:rPrChange w:id="1385" w:author="Reza Rajan" w:date="2020-03-13T11:13:00Z">
              <w:rPr>
                <w:rFonts w:asciiTheme="minorHAnsi" w:hAnsiTheme="minorHAnsi" w:cstheme="minorHAnsi"/>
              </w:rPr>
            </w:rPrChange>
          </w:rPr>
          <w:br/>
        </w:r>
        <w:r w:rsidRPr="007A1196" w:rsidDel="00E825BD">
          <w:rPr>
            <w:rFonts w:ascii="Calibri" w:hAnsi="Calibri" w:cs="Calibri"/>
            <w:rPrChange w:id="1386" w:author="Reza Rajan" w:date="2020-03-13T11:13:00Z">
              <w:rPr>
                <w:rFonts w:asciiTheme="minorHAnsi" w:hAnsiTheme="minorHAnsi" w:cstheme="minorHAnsi"/>
              </w:rPr>
            </w:rPrChange>
          </w:rPr>
          <w:br/>
        </w:r>
        <w:r w:rsidRPr="007A1196" w:rsidDel="00E825BD">
          <w:rPr>
            <w:rFonts w:ascii="Calibri" w:hAnsi="Calibri" w:cs="Calibri"/>
            <w:rPrChange w:id="1387" w:author="Reza Rajan" w:date="2020-03-13T11:13:00Z">
              <w:rPr>
                <w:rFonts w:asciiTheme="minorHAnsi" w:hAnsiTheme="minorHAnsi" w:cstheme="minorHAnsi"/>
              </w:rPr>
            </w:rPrChange>
          </w:rPr>
          <w:br/>
        </w:r>
        <w:r w:rsidRPr="007A1196" w:rsidDel="00E825BD">
          <w:rPr>
            <w:rFonts w:ascii="Calibri" w:hAnsi="Calibri" w:cs="Calibri"/>
            <w:rPrChange w:id="1388" w:author="Reza Rajan" w:date="2020-03-13T11:13:00Z">
              <w:rPr>
                <w:rFonts w:asciiTheme="minorHAnsi" w:hAnsiTheme="minorHAnsi" w:cstheme="minorHAnsi"/>
              </w:rPr>
            </w:rPrChange>
          </w:rPr>
          <w:br/>
        </w:r>
        <w:r w:rsidRPr="007A1196" w:rsidDel="00E825BD">
          <w:rPr>
            <w:rFonts w:ascii="Calibri" w:hAnsi="Calibri" w:cs="Calibri"/>
            <w:rPrChange w:id="1389" w:author="Reza Rajan" w:date="2020-03-13T11:13:00Z">
              <w:rPr>
                <w:rFonts w:asciiTheme="minorHAnsi" w:hAnsiTheme="minorHAnsi" w:cstheme="minorHAnsi"/>
              </w:rPr>
            </w:rPrChange>
          </w:rPr>
          <w:br/>
        </w:r>
        <w:r w:rsidRPr="007A1196" w:rsidDel="00E825BD">
          <w:rPr>
            <w:rFonts w:ascii="Calibri" w:hAnsi="Calibri" w:cs="Calibri"/>
            <w:rPrChange w:id="1390" w:author="Reza Rajan" w:date="2020-03-13T11:13:00Z">
              <w:rPr>
                <w:rFonts w:asciiTheme="minorHAnsi" w:hAnsiTheme="minorHAnsi" w:cstheme="minorHAnsi"/>
              </w:rPr>
            </w:rPrChange>
          </w:rPr>
          <w:br/>
        </w:r>
      </w:del>
    </w:p>
    <w:p w14:paraId="3EEBCF21" w14:textId="6F944770" w:rsidR="00580D8A" w:rsidRPr="007A1196" w:rsidDel="00E825BD" w:rsidRDefault="00580D8A" w:rsidP="00B46C7D">
      <w:pPr>
        <w:spacing w:line="276" w:lineRule="auto"/>
        <w:jc w:val="center"/>
        <w:rPr>
          <w:del w:id="1391" w:author="Reza Rajan" w:date="2020-03-13T09:49:00Z"/>
          <w:rFonts w:ascii="Calibri" w:hAnsi="Calibri" w:cs="Calibri"/>
          <w:color w:val="000000"/>
          <w:lang w:val="es-ES"/>
          <w:rPrChange w:id="1392" w:author="Reza Rajan" w:date="2020-03-13T11:13:00Z">
            <w:rPr>
              <w:del w:id="1393" w:author="Reza Rajan" w:date="2020-03-13T09:49:00Z"/>
              <w:rFonts w:asciiTheme="minorHAnsi" w:hAnsiTheme="minorHAnsi" w:cstheme="minorHAnsi"/>
              <w:color w:val="000000"/>
            </w:rPr>
          </w:rPrChange>
        </w:rPr>
        <w:pPrChange w:id="1394" w:author="Reza Rajan" w:date="2020-03-13T09:37:00Z">
          <w:pPr>
            <w:spacing w:line="360" w:lineRule="auto"/>
            <w:jc w:val="center"/>
          </w:pPr>
        </w:pPrChange>
      </w:pPr>
      <w:del w:id="1395" w:author="Reza Rajan" w:date="2020-03-13T09:49:00Z">
        <w:r w:rsidRPr="007A1196" w:rsidDel="00E825BD">
          <w:rPr>
            <w:rFonts w:ascii="Calibri" w:hAnsi="Calibri" w:cs="Calibri"/>
            <w:color w:val="000000"/>
            <w:lang w:val="es-ES"/>
            <w:rPrChange w:id="1396" w:author="Reza Rajan" w:date="2020-03-13T11:13:00Z">
              <w:rPr>
                <w:rFonts w:asciiTheme="minorHAnsi" w:hAnsiTheme="minorHAnsi" w:cstheme="minorHAnsi"/>
                <w:color w:val="000000"/>
              </w:rPr>
            </w:rPrChange>
          </w:rPr>
          <w:delText>By:</w:delText>
        </w:r>
      </w:del>
    </w:p>
    <w:p w14:paraId="567C24E3" w14:textId="2CA7DD91" w:rsidR="00580D8A" w:rsidRPr="007A1196" w:rsidDel="00E825BD" w:rsidRDefault="00580D8A" w:rsidP="00B46C7D">
      <w:pPr>
        <w:spacing w:line="276" w:lineRule="auto"/>
        <w:jc w:val="center"/>
        <w:rPr>
          <w:del w:id="1397" w:author="Reza Rajan" w:date="2020-03-13T09:49:00Z"/>
          <w:rFonts w:ascii="Calibri" w:hAnsi="Calibri" w:cs="Calibri"/>
          <w:color w:val="000000"/>
          <w:lang w:val="es-ES"/>
          <w:rPrChange w:id="1398" w:author="Reza Rajan" w:date="2020-03-13T11:13:00Z">
            <w:rPr>
              <w:del w:id="1399" w:author="Reza Rajan" w:date="2020-03-13T09:49:00Z"/>
              <w:rFonts w:asciiTheme="minorHAnsi" w:hAnsiTheme="minorHAnsi" w:cstheme="minorHAnsi"/>
              <w:color w:val="000000"/>
            </w:rPr>
          </w:rPrChange>
        </w:rPr>
        <w:pPrChange w:id="1400" w:author="Reza Rajan" w:date="2020-03-13T09:37:00Z">
          <w:pPr>
            <w:spacing w:line="360" w:lineRule="auto"/>
            <w:jc w:val="center"/>
          </w:pPr>
        </w:pPrChange>
      </w:pPr>
      <w:del w:id="1401" w:author="Reza Rajan" w:date="2020-03-13T09:49:00Z">
        <w:r w:rsidRPr="007A1196" w:rsidDel="00E825BD">
          <w:rPr>
            <w:rFonts w:ascii="Calibri" w:hAnsi="Calibri" w:cs="Calibri"/>
            <w:color w:val="000000"/>
            <w:lang w:val="es-ES"/>
            <w:rPrChange w:id="1402" w:author="Reza Rajan" w:date="2020-03-13T11:13:00Z">
              <w:rPr>
                <w:rFonts w:asciiTheme="minorHAnsi" w:hAnsiTheme="minorHAnsi" w:cstheme="minorHAnsi"/>
                <w:color w:val="000000"/>
              </w:rPr>
            </w:rPrChange>
          </w:rPr>
          <w:delText>Reza Rajan – 20599340</w:delText>
        </w:r>
      </w:del>
    </w:p>
    <w:p w14:paraId="5441F42C" w14:textId="739E57A3" w:rsidR="00580D8A" w:rsidRPr="007A1196" w:rsidDel="00E825BD" w:rsidRDefault="00580D8A" w:rsidP="00B46C7D">
      <w:pPr>
        <w:spacing w:line="276" w:lineRule="auto"/>
        <w:jc w:val="center"/>
        <w:rPr>
          <w:del w:id="1403" w:author="Reza Rajan" w:date="2020-03-13T09:49:00Z"/>
          <w:rFonts w:ascii="Calibri" w:hAnsi="Calibri" w:cs="Calibri"/>
          <w:color w:val="000000"/>
          <w:lang w:val="es-ES"/>
          <w:rPrChange w:id="1404" w:author="Reza Rajan" w:date="2020-03-13T11:13:00Z">
            <w:rPr>
              <w:del w:id="1405" w:author="Reza Rajan" w:date="2020-03-13T09:49:00Z"/>
              <w:rFonts w:asciiTheme="minorHAnsi" w:hAnsiTheme="minorHAnsi" w:cstheme="minorHAnsi"/>
              <w:color w:val="000000"/>
            </w:rPr>
          </w:rPrChange>
        </w:rPr>
        <w:pPrChange w:id="1406" w:author="Reza Rajan" w:date="2020-03-13T09:37:00Z">
          <w:pPr>
            <w:spacing w:line="360" w:lineRule="auto"/>
            <w:jc w:val="center"/>
          </w:pPr>
        </w:pPrChange>
      </w:pPr>
      <w:del w:id="1407" w:author="Reza Rajan" w:date="2020-03-13T05:05:00Z">
        <w:r w:rsidRPr="007A1196" w:rsidDel="00975E8C">
          <w:rPr>
            <w:rFonts w:ascii="Calibri" w:hAnsi="Calibri" w:cs="Calibri"/>
            <w:color w:val="000000"/>
            <w:lang w:val="es-ES"/>
            <w:rPrChange w:id="1408" w:author="Reza Rajan" w:date="2020-03-13T11:13:00Z">
              <w:rPr>
                <w:rFonts w:asciiTheme="minorHAnsi" w:hAnsiTheme="minorHAnsi" w:cstheme="minorHAnsi"/>
                <w:color w:val="000000"/>
              </w:rPr>
            </w:rPrChange>
          </w:rPr>
          <w:delText>Seba Al-Jalam</w:delText>
        </w:r>
      </w:del>
      <w:del w:id="1409" w:author="Reza Rajan" w:date="2020-03-13T09:49:00Z">
        <w:r w:rsidRPr="007A1196" w:rsidDel="00E825BD">
          <w:rPr>
            <w:rFonts w:ascii="Calibri" w:hAnsi="Calibri" w:cs="Calibri"/>
            <w:color w:val="000000"/>
            <w:lang w:val="es-ES"/>
            <w:rPrChange w:id="1410" w:author="Reza Rajan" w:date="2020-03-13T11:13:00Z">
              <w:rPr>
                <w:rFonts w:asciiTheme="minorHAnsi" w:hAnsiTheme="minorHAnsi" w:cstheme="minorHAnsi"/>
                <w:color w:val="000000"/>
              </w:rPr>
            </w:rPrChange>
          </w:rPr>
          <w:delText xml:space="preserve"> </w:delText>
        </w:r>
        <w:r w:rsidR="00D648FB" w:rsidRPr="007A1196" w:rsidDel="00E825BD">
          <w:rPr>
            <w:rFonts w:ascii="Calibri" w:hAnsi="Calibri" w:cs="Calibri"/>
            <w:color w:val="000000"/>
            <w:lang w:val="es-ES"/>
            <w:rPrChange w:id="1411" w:author="Reza Rajan" w:date="2020-03-13T11:13:00Z">
              <w:rPr>
                <w:rFonts w:asciiTheme="minorHAnsi" w:hAnsiTheme="minorHAnsi" w:cstheme="minorHAnsi"/>
                <w:color w:val="000000"/>
              </w:rPr>
            </w:rPrChange>
          </w:rPr>
          <w:delText>–</w:delText>
        </w:r>
        <w:r w:rsidRPr="007A1196" w:rsidDel="00E825BD">
          <w:rPr>
            <w:rFonts w:ascii="Calibri" w:hAnsi="Calibri" w:cs="Calibri"/>
            <w:color w:val="000000"/>
            <w:lang w:val="es-ES"/>
            <w:rPrChange w:id="1412" w:author="Reza Rajan" w:date="2020-03-13T11:13:00Z">
              <w:rPr>
                <w:rFonts w:asciiTheme="minorHAnsi" w:hAnsiTheme="minorHAnsi" w:cstheme="minorHAnsi"/>
                <w:color w:val="000000"/>
              </w:rPr>
            </w:rPrChange>
          </w:rPr>
          <w:delText xml:space="preserve"> </w:delText>
        </w:r>
      </w:del>
      <w:del w:id="1413" w:author="Reza Rajan" w:date="2020-03-13T05:05:00Z">
        <w:r w:rsidR="00E27009" w:rsidRPr="007A1196" w:rsidDel="00975E8C">
          <w:rPr>
            <w:rFonts w:ascii="Calibri" w:hAnsi="Calibri" w:cs="Calibri"/>
            <w:color w:val="000000"/>
            <w:lang w:val="es-ES"/>
            <w:rPrChange w:id="1414" w:author="Reza Rajan" w:date="2020-03-13T11:13:00Z">
              <w:rPr>
                <w:rFonts w:asciiTheme="minorHAnsi" w:hAnsiTheme="minorHAnsi" w:cstheme="minorHAnsi"/>
                <w:color w:val="000000"/>
              </w:rPr>
            </w:rPrChange>
          </w:rPr>
          <w:delText>20556776</w:delText>
        </w:r>
      </w:del>
      <w:ins w:id="1415" w:author="Cameron" w:date="2020-03-13T09:20:00Z">
        <w:del w:id="1416" w:author="Reza Rajan" w:date="2020-03-13T09:49:00Z">
          <w:r w:rsidR="003D774B" w:rsidRPr="007A1196" w:rsidDel="00E825BD">
            <w:rPr>
              <w:rFonts w:ascii="Calibri" w:hAnsi="Calibri" w:cs="Calibri"/>
              <w:color w:val="000000"/>
              <w:lang w:val="es-ES"/>
              <w:rPrChange w:id="1417" w:author="Reza Rajan" w:date="2020-03-13T11:13:00Z">
                <w:rPr>
                  <w:rFonts w:ascii="Calibri" w:hAnsi="Calibri" w:cs="Calibri"/>
                  <w:color w:val="000000"/>
                  <w:lang w:val="es-ES"/>
                </w:rPr>
              </w:rPrChange>
            </w:rPr>
            <w:delText>20614860</w:delText>
          </w:r>
        </w:del>
      </w:ins>
    </w:p>
    <w:p w14:paraId="00082EDB" w14:textId="1B0B07B6" w:rsidR="00580D8A" w:rsidRPr="007A1196" w:rsidDel="00080FCA" w:rsidRDefault="00580D8A" w:rsidP="00D01B1B">
      <w:pPr>
        <w:spacing w:after="160" w:line="276" w:lineRule="auto"/>
        <w:rPr>
          <w:del w:id="1418" w:author="Reza Rajan" w:date="2020-03-13T06:48:00Z"/>
          <w:rFonts w:ascii="Calibri" w:eastAsiaTheme="majorEastAsia" w:hAnsi="Calibri" w:cs="Calibri"/>
          <w:color w:val="000000"/>
          <w:sz w:val="32"/>
          <w:szCs w:val="32"/>
          <w:lang w:val="es-ES"/>
          <w:rPrChange w:id="1419" w:author="Reza Rajan" w:date="2020-03-13T11:13:00Z">
            <w:rPr>
              <w:del w:id="1420" w:author="Reza Rajan" w:date="2020-03-13T06:48:00Z"/>
              <w:rFonts w:asciiTheme="minorHAnsi" w:hAnsiTheme="minorHAnsi" w:cstheme="minorHAnsi"/>
              <w:color w:val="000000"/>
            </w:rPr>
          </w:rPrChange>
        </w:rPr>
        <w:pPrChange w:id="1421" w:author="Reza Rajan" w:date="2020-03-13T09:40:00Z">
          <w:pPr>
            <w:spacing w:line="360" w:lineRule="auto"/>
          </w:pPr>
        </w:pPrChange>
      </w:pPr>
      <w:del w:id="1422" w:author="Reza Rajan" w:date="2020-03-13T09:40:00Z">
        <w:r w:rsidRPr="007A1196" w:rsidDel="00D01B1B">
          <w:rPr>
            <w:rFonts w:ascii="Calibri" w:hAnsi="Calibri" w:cs="Calibri"/>
            <w:color w:val="000000"/>
            <w:lang w:val="es-ES"/>
            <w:rPrChange w:id="1423" w:author="Reza Rajan" w:date="2020-03-13T11:13:00Z">
              <w:rPr>
                <w:rFonts w:asciiTheme="minorHAnsi" w:hAnsiTheme="minorHAnsi" w:cstheme="minorHAnsi"/>
                <w:color w:val="000000"/>
              </w:rPr>
            </w:rPrChange>
          </w:rPr>
          <w:br w:type="page"/>
        </w:r>
      </w:del>
    </w:p>
    <w:p w14:paraId="4D4884FB" w14:textId="214591EC" w:rsidR="005D7272" w:rsidRPr="007A1196" w:rsidDel="00080FCA" w:rsidRDefault="005D7272" w:rsidP="006629E0">
      <w:pPr>
        <w:pStyle w:val="Heading1"/>
        <w:jc w:val="both"/>
        <w:rPr>
          <w:del w:id="1424" w:author="Reza Rajan" w:date="2020-03-13T06:47:00Z"/>
          <w:rFonts w:ascii="Calibri" w:hAnsi="Calibri" w:cs="Calibri"/>
          <w:rPrChange w:id="1425" w:author="Reza Rajan" w:date="2020-03-13T11:13:00Z">
            <w:rPr>
              <w:del w:id="1426" w:author="Reza Rajan" w:date="2020-03-13T06:47:00Z"/>
              <w:rFonts w:asciiTheme="minorHAnsi" w:hAnsiTheme="minorHAnsi" w:cstheme="minorHAnsi"/>
            </w:rPr>
          </w:rPrChange>
        </w:rPr>
        <w:pPrChange w:id="1427" w:author="Reza Rajan" w:date="2020-03-13T09:42:00Z">
          <w:pPr>
            <w:pStyle w:val="Heading1"/>
            <w:spacing w:line="360" w:lineRule="auto"/>
            <w:jc w:val="both"/>
          </w:pPr>
        </w:pPrChange>
      </w:pPr>
      <w:bookmarkStart w:id="1428" w:name="_Toc34974475"/>
      <w:del w:id="1429" w:author="Reza Rajan" w:date="2020-03-13T06:47:00Z">
        <w:r w:rsidRPr="007A1196" w:rsidDel="00080FCA">
          <w:rPr>
            <w:rFonts w:ascii="Calibri" w:hAnsi="Calibri" w:cs="Calibri"/>
            <w:rPrChange w:id="1430" w:author="Reza Rajan" w:date="2020-03-13T11:13:00Z">
              <w:rPr>
                <w:rFonts w:asciiTheme="minorHAnsi" w:hAnsiTheme="minorHAnsi" w:cstheme="minorHAnsi"/>
              </w:rPr>
            </w:rPrChange>
          </w:rPr>
          <w:delText>List of Figures</w:delText>
        </w:r>
        <w:bookmarkEnd w:id="1428"/>
      </w:del>
    </w:p>
    <w:p w14:paraId="786B2D34" w14:textId="646A4EE0" w:rsidR="00BB272B" w:rsidRPr="007A1196" w:rsidDel="00080FCA" w:rsidRDefault="005D7272" w:rsidP="006629E0">
      <w:pPr>
        <w:spacing w:after="160"/>
        <w:jc w:val="both"/>
        <w:rPr>
          <w:del w:id="1431" w:author="Reza Rajan" w:date="2020-03-13T06:47:00Z"/>
          <w:rFonts w:ascii="Calibri" w:hAnsi="Calibri" w:cs="Calibri"/>
          <w:rPrChange w:id="1432" w:author="Reza Rajan" w:date="2020-03-13T11:13:00Z">
            <w:rPr>
              <w:del w:id="1433" w:author="Reza Rajan" w:date="2020-03-13T06:47:00Z"/>
              <w:rFonts w:asciiTheme="minorHAnsi" w:hAnsiTheme="minorHAnsi" w:cstheme="minorHAnsi"/>
            </w:rPr>
          </w:rPrChange>
        </w:rPr>
        <w:pPrChange w:id="1434" w:author="Reza Rajan" w:date="2020-03-13T09:42:00Z">
          <w:pPr>
            <w:spacing w:after="160" w:line="360" w:lineRule="auto"/>
            <w:jc w:val="both"/>
          </w:pPr>
        </w:pPrChange>
      </w:pPr>
      <w:del w:id="1435" w:author="Reza Rajan" w:date="2020-03-13T06:47:00Z">
        <w:r w:rsidRPr="007A1196" w:rsidDel="00080FCA">
          <w:rPr>
            <w:rFonts w:ascii="Calibri" w:hAnsi="Calibri" w:cs="Calibri"/>
            <w:rPrChange w:id="1436" w:author="Reza Rajan" w:date="2020-03-13T11:13:00Z">
              <w:rPr>
                <w:rFonts w:asciiTheme="minorHAnsi" w:hAnsiTheme="minorHAnsi" w:cstheme="minorHAnsi"/>
              </w:rPr>
            </w:rPrChange>
          </w:rPr>
          <w:fldChar w:fldCharType="begin"/>
        </w:r>
        <w:r w:rsidRPr="007A1196" w:rsidDel="00080FCA">
          <w:rPr>
            <w:rFonts w:ascii="Calibri" w:hAnsi="Calibri" w:cs="Calibri"/>
            <w:rPrChange w:id="1437" w:author="Reza Rajan" w:date="2020-03-13T11:13:00Z">
              <w:rPr>
                <w:rFonts w:asciiTheme="minorHAnsi" w:hAnsiTheme="minorHAnsi" w:cstheme="minorHAnsi"/>
              </w:rPr>
            </w:rPrChange>
          </w:rPr>
          <w:delInstrText xml:space="preserve"> TOC \h \z \c "Figure" </w:delInstrText>
        </w:r>
        <w:r w:rsidRPr="007A1196" w:rsidDel="00080FCA">
          <w:rPr>
            <w:rFonts w:ascii="Calibri" w:hAnsi="Calibri" w:cs="Calibri"/>
            <w:rPrChange w:id="1438" w:author="Reza Rajan" w:date="2020-03-13T11:13:00Z">
              <w:rPr>
                <w:rFonts w:asciiTheme="minorHAnsi" w:hAnsiTheme="minorHAnsi" w:cstheme="minorHAnsi"/>
              </w:rPr>
            </w:rPrChange>
          </w:rPr>
          <w:fldChar w:fldCharType="separate"/>
        </w:r>
      </w:del>
      <w:del w:id="1439" w:author="Reza Rajan" w:date="2020-03-13T05:42:00Z">
        <w:r w:rsidR="00945152" w:rsidRPr="007A1196" w:rsidDel="001463F4">
          <w:rPr>
            <w:rFonts w:ascii="Calibri" w:hAnsi="Calibri" w:cs="Calibri"/>
            <w:b/>
            <w:bCs/>
            <w:noProof/>
            <w:lang w:val="en-US"/>
            <w:rPrChange w:id="1440" w:author="Reza Rajan" w:date="2020-03-13T11:13:00Z">
              <w:rPr>
                <w:rFonts w:asciiTheme="minorHAnsi" w:hAnsiTheme="minorHAnsi" w:cstheme="minorHAnsi"/>
                <w:b/>
                <w:bCs/>
                <w:noProof/>
                <w:lang w:val="en-US"/>
              </w:rPr>
            </w:rPrChange>
          </w:rPr>
          <w:delText>No table of figures entries found.</w:delText>
        </w:r>
      </w:del>
      <w:del w:id="1441" w:author="Reza Rajan" w:date="2020-03-13T06:47:00Z">
        <w:r w:rsidRPr="007A1196" w:rsidDel="00080FCA">
          <w:rPr>
            <w:rFonts w:ascii="Calibri" w:hAnsi="Calibri" w:cs="Calibri"/>
            <w:rPrChange w:id="1442" w:author="Reza Rajan" w:date="2020-03-13T11:13:00Z">
              <w:rPr>
                <w:rFonts w:asciiTheme="minorHAnsi" w:hAnsiTheme="minorHAnsi" w:cstheme="minorHAnsi"/>
              </w:rPr>
            </w:rPrChange>
          </w:rPr>
          <w:fldChar w:fldCharType="end"/>
        </w:r>
      </w:del>
    </w:p>
    <w:p w14:paraId="44A71AEB" w14:textId="5D60DDAF" w:rsidR="00BB272B" w:rsidRPr="007A1196" w:rsidDel="00080FCA" w:rsidRDefault="00BB272B" w:rsidP="006629E0">
      <w:pPr>
        <w:spacing w:after="160"/>
        <w:jc w:val="both"/>
        <w:rPr>
          <w:del w:id="1443" w:author="Reza Rajan" w:date="2020-03-13T06:47:00Z"/>
          <w:rFonts w:ascii="Calibri" w:hAnsi="Calibri" w:cs="Calibri"/>
          <w:rPrChange w:id="1444" w:author="Reza Rajan" w:date="2020-03-13T11:13:00Z">
            <w:rPr>
              <w:del w:id="1445" w:author="Reza Rajan" w:date="2020-03-13T06:47:00Z"/>
              <w:rFonts w:asciiTheme="minorHAnsi" w:hAnsiTheme="minorHAnsi" w:cstheme="minorHAnsi"/>
            </w:rPr>
          </w:rPrChange>
        </w:rPr>
        <w:pPrChange w:id="1446" w:author="Reza Rajan" w:date="2020-03-13T09:42:00Z">
          <w:pPr>
            <w:spacing w:after="160" w:line="360" w:lineRule="auto"/>
            <w:jc w:val="both"/>
          </w:pPr>
        </w:pPrChange>
      </w:pPr>
    </w:p>
    <w:p w14:paraId="59C07BA4" w14:textId="108A1FF9" w:rsidR="00BB272B" w:rsidRPr="007A1196" w:rsidDel="00080FCA" w:rsidRDefault="00BB272B" w:rsidP="006629E0">
      <w:pPr>
        <w:pStyle w:val="Heading1"/>
        <w:jc w:val="both"/>
        <w:rPr>
          <w:del w:id="1447" w:author="Reza Rajan" w:date="2020-03-13T06:47:00Z"/>
          <w:rFonts w:ascii="Calibri" w:hAnsi="Calibri" w:cs="Calibri"/>
          <w:rPrChange w:id="1448" w:author="Reza Rajan" w:date="2020-03-13T11:13:00Z">
            <w:rPr>
              <w:del w:id="1449" w:author="Reza Rajan" w:date="2020-03-13T06:47:00Z"/>
              <w:rFonts w:asciiTheme="minorHAnsi" w:hAnsiTheme="minorHAnsi" w:cstheme="minorHAnsi"/>
            </w:rPr>
          </w:rPrChange>
        </w:rPr>
        <w:pPrChange w:id="1450" w:author="Reza Rajan" w:date="2020-03-13T09:42:00Z">
          <w:pPr>
            <w:pStyle w:val="Heading1"/>
            <w:spacing w:line="360" w:lineRule="auto"/>
            <w:jc w:val="both"/>
          </w:pPr>
        </w:pPrChange>
      </w:pPr>
      <w:bookmarkStart w:id="1451" w:name="_Toc34974476"/>
      <w:del w:id="1452" w:author="Reza Rajan" w:date="2020-03-13T06:47:00Z">
        <w:r w:rsidRPr="007A1196" w:rsidDel="00080FCA">
          <w:rPr>
            <w:rFonts w:ascii="Calibri" w:hAnsi="Calibri" w:cs="Calibri"/>
            <w:rPrChange w:id="1453" w:author="Reza Rajan" w:date="2020-03-13T11:13:00Z">
              <w:rPr>
                <w:rFonts w:asciiTheme="minorHAnsi" w:hAnsiTheme="minorHAnsi" w:cstheme="minorHAnsi"/>
              </w:rPr>
            </w:rPrChange>
          </w:rPr>
          <w:delText>List of Tables</w:delText>
        </w:r>
        <w:bookmarkEnd w:id="1451"/>
      </w:del>
    </w:p>
    <w:p w14:paraId="59456750" w14:textId="7A8E5FA7" w:rsidR="00BB272B" w:rsidRPr="007A1196" w:rsidDel="00080FCA" w:rsidRDefault="00BB272B" w:rsidP="006629E0">
      <w:pPr>
        <w:jc w:val="both"/>
        <w:rPr>
          <w:del w:id="1454" w:author="Reza Rajan" w:date="2020-03-13T06:47:00Z"/>
          <w:rFonts w:ascii="Calibri" w:hAnsi="Calibri" w:cs="Calibri"/>
          <w:rPrChange w:id="1455" w:author="Reza Rajan" w:date="2020-03-13T11:13:00Z">
            <w:rPr>
              <w:del w:id="1456" w:author="Reza Rajan" w:date="2020-03-13T06:47:00Z"/>
              <w:rFonts w:asciiTheme="minorHAnsi" w:hAnsiTheme="minorHAnsi" w:cstheme="minorHAnsi"/>
            </w:rPr>
          </w:rPrChange>
        </w:rPr>
        <w:pPrChange w:id="1457" w:author="Reza Rajan" w:date="2020-03-13T09:42:00Z">
          <w:pPr>
            <w:spacing w:line="360" w:lineRule="auto"/>
            <w:jc w:val="both"/>
          </w:pPr>
        </w:pPrChange>
      </w:pPr>
      <w:del w:id="1458" w:author="Reza Rajan" w:date="2020-03-13T06:47:00Z">
        <w:r w:rsidRPr="007A1196" w:rsidDel="00080FCA">
          <w:rPr>
            <w:rFonts w:ascii="Calibri" w:hAnsi="Calibri" w:cs="Calibri"/>
            <w:rPrChange w:id="1459" w:author="Reza Rajan" w:date="2020-03-13T11:13:00Z">
              <w:rPr>
                <w:rFonts w:asciiTheme="minorHAnsi" w:hAnsiTheme="minorHAnsi" w:cstheme="minorHAnsi"/>
              </w:rPr>
            </w:rPrChange>
          </w:rPr>
          <w:fldChar w:fldCharType="begin"/>
        </w:r>
        <w:r w:rsidRPr="007A1196" w:rsidDel="00080FCA">
          <w:rPr>
            <w:rFonts w:ascii="Calibri" w:hAnsi="Calibri" w:cs="Calibri"/>
            <w:rPrChange w:id="1460" w:author="Reza Rajan" w:date="2020-03-13T11:13:00Z">
              <w:rPr>
                <w:rFonts w:asciiTheme="minorHAnsi" w:hAnsiTheme="minorHAnsi" w:cstheme="minorHAnsi"/>
              </w:rPr>
            </w:rPrChange>
          </w:rPr>
          <w:delInstrText xml:space="preserve"> TOC \h \z \c "Table" </w:delInstrText>
        </w:r>
        <w:r w:rsidRPr="007A1196" w:rsidDel="00080FCA">
          <w:rPr>
            <w:rFonts w:ascii="Calibri" w:hAnsi="Calibri" w:cs="Calibri"/>
            <w:rPrChange w:id="1461" w:author="Reza Rajan" w:date="2020-03-13T11:13:00Z">
              <w:rPr>
                <w:rFonts w:asciiTheme="minorHAnsi" w:hAnsiTheme="minorHAnsi" w:cstheme="minorHAnsi"/>
              </w:rPr>
            </w:rPrChange>
          </w:rPr>
          <w:fldChar w:fldCharType="separate"/>
        </w:r>
      </w:del>
      <w:del w:id="1462" w:author="Reza Rajan" w:date="2020-03-13T05:42:00Z">
        <w:r w:rsidR="00945152" w:rsidRPr="007A1196" w:rsidDel="001463F4">
          <w:rPr>
            <w:rFonts w:ascii="Calibri" w:hAnsi="Calibri" w:cs="Calibri"/>
            <w:b/>
            <w:bCs/>
            <w:noProof/>
            <w:lang w:val="en-US"/>
            <w:rPrChange w:id="1463" w:author="Reza Rajan" w:date="2020-03-13T11:13:00Z">
              <w:rPr>
                <w:rFonts w:asciiTheme="minorHAnsi" w:hAnsiTheme="minorHAnsi" w:cstheme="minorHAnsi"/>
                <w:b/>
                <w:bCs/>
                <w:noProof/>
                <w:lang w:val="en-US"/>
              </w:rPr>
            </w:rPrChange>
          </w:rPr>
          <w:delText>No table of figures entries found.</w:delText>
        </w:r>
      </w:del>
      <w:del w:id="1464" w:author="Reza Rajan" w:date="2020-03-13T06:47:00Z">
        <w:r w:rsidRPr="007A1196" w:rsidDel="00080FCA">
          <w:rPr>
            <w:rFonts w:ascii="Calibri" w:hAnsi="Calibri" w:cs="Calibri"/>
            <w:rPrChange w:id="1465" w:author="Reza Rajan" w:date="2020-03-13T11:13:00Z">
              <w:rPr>
                <w:rFonts w:asciiTheme="minorHAnsi" w:hAnsiTheme="minorHAnsi" w:cstheme="minorHAnsi"/>
              </w:rPr>
            </w:rPrChange>
          </w:rPr>
          <w:fldChar w:fldCharType="end"/>
        </w:r>
      </w:del>
    </w:p>
    <w:p w14:paraId="5C59D2A5" w14:textId="5B6135E8" w:rsidR="005D7272" w:rsidRPr="007A1196" w:rsidDel="00080FCA" w:rsidRDefault="005D7272" w:rsidP="006629E0">
      <w:pPr>
        <w:spacing w:after="160"/>
        <w:jc w:val="both"/>
        <w:rPr>
          <w:del w:id="1466" w:author="Reza Rajan" w:date="2020-03-13T06:48:00Z"/>
          <w:rFonts w:ascii="Calibri" w:eastAsiaTheme="majorEastAsia" w:hAnsi="Calibri" w:cs="Calibri"/>
          <w:color w:val="2F5496" w:themeColor="accent1" w:themeShade="BF"/>
          <w:sz w:val="32"/>
          <w:szCs w:val="32"/>
          <w:rPrChange w:id="1467" w:author="Reza Rajan" w:date="2020-03-13T11:13:00Z">
            <w:rPr>
              <w:del w:id="1468" w:author="Reza Rajan" w:date="2020-03-13T06:48:00Z"/>
              <w:rFonts w:asciiTheme="minorHAnsi" w:eastAsiaTheme="majorEastAsia" w:hAnsiTheme="minorHAnsi" w:cstheme="minorHAnsi"/>
              <w:color w:val="2F5496" w:themeColor="accent1" w:themeShade="BF"/>
              <w:sz w:val="32"/>
              <w:szCs w:val="32"/>
            </w:rPr>
          </w:rPrChange>
        </w:rPr>
        <w:pPrChange w:id="1469" w:author="Reza Rajan" w:date="2020-03-13T09:42:00Z">
          <w:pPr>
            <w:spacing w:after="160" w:line="360" w:lineRule="auto"/>
            <w:jc w:val="both"/>
          </w:pPr>
        </w:pPrChange>
      </w:pPr>
      <w:del w:id="1470" w:author="Reza Rajan" w:date="2020-03-13T06:48:00Z">
        <w:r w:rsidRPr="007A1196" w:rsidDel="00080FCA">
          <w:rPr>
            <w:rFonts w:ascii="Calibri" w:hAnsi="Calibri" w:cs="Calibri"/>
            <w:rPrChange w:id="1471" w:author="Reza Rajan" w:date="2020-03-13T11:13:00Z">
              <w:rPr>
                <w:rFonts w:asciiTheme="minorHAnsi" w:hAnsiTheme="minorHAnsi" w:cstheme="minorHAnsi"/>
              </w:rPr>
            </w:rPrChange>
          </w:rPr>
          <w:br w:type="page"/>
        </w:r>
      </w:del>
    </w:p>
    <w:p w14:paraId="2905A6B5" w14:textId="425D0171" w:rsidR="0072756F" w:rsidRPr="007A1196" w:rsidDel="00E825BD" w:rsidRDefault="00580D8A" w:rsidP="006629E0">
      <w:pPr>
        <w:pStyle w:val="ListParagraph"/>
        <w:numPr>
          <w:ilvl w:val="0"/>
          <w:numId w:val="14"/>
        </w:numPr>
        <w:jc w:val="both"/>
        <w:rPr>
          <w:del w:id="1472" w:author="Reza Rajan" w:date="2020-03-13T09:49:00Z"/>
          <w:rFonts w:ascii="Calibri" w:hAnsi="Calibri" w:cs="Calibri"/>
          <w:rPrChange w:id="1473" w:author="Reza Rajan" w:date="2020-03-13T11:13:00Z">
            <w:rPr>
              <w:del w:id="1474" w:author="Reza Rajan" w:date="2020-03-13T09:49:00Z"/>
              <w:rFonts w:asciiTheme="minorHAnsi" w:hAnsiTheme="minorHAnsi" w:cstheme="minorHAnsi"/>
            </w:rPr>
          </w:rPrChange>
        </w:rPr>
        <w:pPrChange w:id="1475" w:author="Reza Rajan" w:date="2020-03-13T09:42:00Z">
          <w:pPr>
            <w:pStyle w:val="Heading1"/>
            <w:spacing w:line="360" w:lineRule="auto"/>
            <w:jc w:val="both"/>
          </w:pPr>
        </w:pPrChange>
      </w:pPr>
      <w:bookmarkStart w:id="1476" w:name="_Toc34974477"/>
      <w:bookmarkStart w:id="1477" w:name="_Toc34975481"/>
      <w:del w:id="1478" w:author="Reza Rajan" w:date="2020-03-13T09:49:00Z">
        <w:r w:rsidRPr="007A1196" w:rsidDel="00E825BD">
          <w:rPr>
            <w:rFonts w:ascii="Calibri" w:hAnsi="Calibri" w:cs="Calibri"/>
            <w:rPrChange w:id="1479" w:author="Reza Rajan" w:date="2020-03-13T11:13:00Z">
              <w:rPr>
                <w:rFonts w:asciiTheme="minorHAnsi" w:hAnsiTheme="minorHAnsi" w:cstheme="minorHAnsi"/>
              </w:rPr>
            </w:rPrChange>
          </w:rPr>
          <w:delText>Preamble</w:delText>
        </w:r>
        <w:bookmarkEnd w:id="1476"/>
        <w:bookmarkEnd w:id="1477"/>
      </w:del>
    </w:p>
    <w:p w14:paraId="5578134B" w14:textId="0E6DC821" w:rsidR="008B2878" w:rsidRPr="007A1196" w:rsidDel="00E825BD" w:rsidRDefault="00236E24" w:rsidP="006629E0">
      <w:pPr>
        <w:jc w:val="both"/>
        <w:rPr>
          <w:ins w:id="1480" w:author="Cameron" w:date="2020-03-13T09:30:00Z"/>
          <w:del w:id="1481" w:author="Reza Rajan" w:date="2020-03-13T09:49:00Z"/>
          <w:rFonts w:ascii="Calibri" w:eastAsiaTheme="minorEastAsia" w:hAnsi="Calibri" w:cs="Calibri"/>
          <w:lang w:val="en-CA"/>
          <w:rPrChange w:id="1482" w:author="Reza Rajan" w:date="2020-03-13T11:13:00Z">
            <w:rPr>
              <w:ins w:id="1483" w:author="Cameron" w:date="2020-03-13T09:30:00Z"/>
              <w:del w:id="1484" w:author="Reza Rajan" w:date="2020-03-13T09:49:00Z"/>
              <w:rFonts w:ascii="Calibri" w:eastAsiaTheme="minorEastAsia" w:hAnsi="Calibri" w:cs="Calibri"/>
              <w:lang w:val="en-CA"/>
            </w:rPr>
          </w:rPrChange>
        </w:rPr>
        <w:pPrChange w:id="1485" w:author="Reza Rajan" w:date="2020-03-13T09:42:00Z">
          <w:pPr>
            <w:spacing w:line="360" w:lineRule="auto"/>
            <w:jc w:val="both"/>
          </w:pPr>
        </w:pPrChange>
      </w:pPr>
      <w:del w:id="1486" w:author="Reza Rajan" w:date="2020-03-13T05:09:00Z">
        <w:r w:rsidRPr="007A1196" w:rsidDel="00945152">
          <w:rPr>
            <w:rFonts w:ascii="Calibri" w:hAnsi="Calibri" w:cs="Calibri"/>
            <w:rPrChange w:id="1487" w:author="Reza Rajan" w:date="2020-03-13T11:13:00Z">
              <w:rPr>
                <w:rFonts w:asciiTheme="minorHAnsi" w:hAnsiTheme="minorHAnsi" w:cstheme="minorHAnsi"/>
              </w:rPr>
            </w:rPrChange>
          </w:rPr>
          <w:delText xml:space="preserve">Many of the mechatronic systems we looked at in the in-class dissection activity </w:delText>
        </w:r>
        <w:r w:rsidR="0000417E" w:rsidRPr="007A1196" w:rsidDel="00945152">
          <w:rPr>
            <w:rFonts w:ascii="Calibri" w:hAnsi="Calibri" w:cs="Calibri"/>
            <w:rPrChange w:id="1488" w:author="Reza Rajan" w:date="2020-03-13T11:13:00Z">
              <w:rPr>
                <w:rFonts w:asciiTheme="minorHAnsi" w:hAnsiTheme="minorHAnsi" w:cstheme="minorHAnsi"/>
              </w:rPr>
            </w:rPrChange>
          </w:rPr>
          <w:delText xml:space="preserve">had electronic circuits mounted </w:delText>
        </w:r>
        <w:r w:rsidR="004B1F05" w:rsidRPr="007A1196" w:rsidDel="00945152">
          <w:rPr>
            <w:rFonts w:ascii="Calibri" w:hAnsi="Calibri" w:cs="Calibri"/>
            <w:rPrChange w:id="1489" w:author="Reza Rajan" w:date="2020-03-13T11:13:00Z">
              <w:rPr>
                <w:rFonts w:asciiTheme="minorHAnsi" w:hAnsiTheme="minorHAnsi" w:cstheme="minorHAnsi"/>
              </w:rPr>
            </w:rPrChange>
          </w:rPr>
          <w:delText>on a printed circuit board (PCB). These PCBs are often constructed on sheets of glass fiber impregnated with an epoxy resin (commonly designated “FR-4”).</w:delText>
        </w:r>
        <w:r w:rsidR="00601B02" w:rsidRPr="007A1196" w:rsidDel="00945152">
          <w:rPr>
            <w:rFonts w:ascii="Calibri" w:hAnsi="Calibri" w:cs="Calibri"/>
            <w:rPrChange w:id="1490" w:author="Reza Rajan" w:date="2020-03-13T11:13:00Z">
              <w:rPr>
                <w:rFonts w:asciiTheme="minorHAnsi" w:hAnsiTheme="minorHAnsi" w:cstheme="minorHAnsi"/>
              </w:rPr>
            </w:rPrChange>
          </w:rPr>
          <w:delText xml:space="preserve"> In this assignment, we will use EduPack to explore the fabrication of the FR-4 boards.</w:delText>
        </w:r>
      </w:del>
      <w:del w:id="1491" w:author="Reza Rajan" w:date="2020-03-13T09:49:00Z">
        <w:r w:rsidRPr="007A1196" w:rsidDel="00E825BD">
          <w:rPr>
            <w:rFonts w:ascii="Calibri" w:hAnsi="Calibri" w:cs="Calibri"/>
            <w:rPrChange w:id="1492" w:author="Reza Rajan" w:date="2020-03-13T11:13:00Z">
              <w:rPr>
                <w:rFonts w:asciiTheme="minorHAnsi" w:hAnsiTheme="minorHAnsi" w:cstheme="minorHAnsi"/>
              </w:rPr>
            </w:rPrChange>
          </w:rPr>
          <w:delText xml:space="preserve"> </w:delText>
        </w:r>
      </w:del>
      <w:ins w:id="1493" w:author="Cameron" w:date="2020-03-13T09:25:00Z">
        <w:del w:id="1494" w:author="Reza Rajan" w:date="2020-03-13T09:49:00Z">
          <w:r w:rsidR="00045086" w:rsidRPr="007A1196" w:rsidDel="00E825BD">
            <w:rPr>
              <w:rFonts w:ascii="Calibri" w:hAnsi="Calibri" w:cs="Calibri"/>
              <w:noProof/>
              <w:rPrChange w:id="1495" w:author="Reza Rajan" w:date="2020-03-13T11:13:00Z">
                <w:rPr>
                  <w:rFonts w:ascii="Calibri" w:hAnsi="Calibri" w:cs="Calibri"/>
                  <w:noProof/>
                </w:rPr>
              </w:rPrChange>
            </w:rPr>
            <mc:AlternateContent>
              <mc:Choice Requires="wpi">
                <w:drawing>
                  <wp:anchor distT="0" distB="0" distL="114300" distR="114300" simplePos="0" relativeHeight="251658240" behindDoc="0" locked="0" layoutInCell="1" allowOverlap="1" wp14:anchorId="2559DAE2" wp14:editId="33D2DCA5">
                    <wp:simplePos x="0" y="0"/>
                    <wp:positionH relativeFrom="column">
                      <wp:posOffset>5130800</wp:posOffset>
                    </wp:positionH>
                    <wp:positionV relativeFrom="paragraph">
                      <wp:posOffset>273050</wp:posOffset>
                    </wp:positionV>
                    <wp:extent cx="626835" cy="521640"/>
                    <wp:effectExtent l="0" t="38100" r="40005" b="31115"/>
                    <wp:wrapNone/>
                    <wp:docPr id="10" name="Ink 10"/>
                    <wp:cNvGraphicFramePr/>
                    <a:graphic xmlns:a="http://schemas.openxmlformats.org/drawingml/2006/main">
                      <a:graphicData uri="http://schemas.microsoft.com/office/word/2010/wordprocessingInk">
                        <w14:contentPart bwMode="auto" r:id="rId24">
                          <w14:nvContentPartPr>
                            <w14:cNvContentPartPr/>
                          </w14:nvContentPartPr>
                          <w14:xfrm>
                            <a:off x="0" y="0"/>
                            <a:ext cx="626835" cy="521640"/>
                          </w14:xfrm>
                        </w14:contentPart>
                      </a:graphicData>
                    </a:graphic>
                  </wp:anchor>
                </w:drawing>
              </mc:Choice>
              <mc:Fallback>
                <w:pict>
                  <v:shape w14:anchorId="3039D036" id="Ink 10" o:spid="_x0000_s1026" type="#_x0000_t75" style="position:absolute;margin-left:403.65pt;margin-top:21.15pt;width:50.05pt;height:41.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">
                    <v:imagedata r:id="rId12" o:title=""/>
                  </v:shape>
                </w:pict>
              </mc:Fallback>
            </mc:AlternateContent>
          </w:r>
        </w:del>
      </w:ins>
    </w:p>
    <w:p w14:paraId="350FE64D" w14:textId="6404C406" w:rsidR="00834B56" w:rsidRPr="007A1196" w:rsidDel="00E825BD" w:rsidRDefault="00834B56" w:rsidP="006629E0">
      <w:pPr>
        <w:jc w:val="both"/>
        <w:rPr>
          <w:ins w:id="1496" w:author="Cameron" w:date="2020-03-13T09:31:00Z"/>
          <w:del w:id="1497" w:author="Reza Rajan" w:date="2020-03-13T09:49:00Z"/>
          <w:rFonts w:ascii="Calibri" w:eastAsiaTheme="minorEastAsia" w:hAnsi="Calibri" w:cs="Calibri"/>
          <w:lang w:val="en-CA"/>
          <w:rPrChange w:id="1498" w:author="Reza Rajan" w:date="2020-03-13T11:13:00Z">
            <w:rPr>
              <w:ins w:id="1499" w:author="Cameron" w:date="2020-03-13T09:31:00Z"/>
              <w:del w:id="1500" w:author="Reza Rajan" w:date="2020-03-13T09:49:00Z"/>
              <w:rFonts w:ascii="Calibri" w:eastAsiaTheme="minorEastAsia" w:hAnsi="Calibri" w:cs="Calibri"/>
              <w:lang w:val="en-CA"/>
            </w:rPr>
          </w:rPrChange>
        </w:rPr>
        <w:pPrChange w:id="1501" w:author="Reza Rajan" w:date="2020-03-13T09:42:00Z">
          <w:pPr>
            <w:spacing w:line="360" w:lineRule="auto"/>
            <w:jc w:val="both"/>
          </w:pPr>
        </w:pPrChange>
      </w:pPr>
      <w:ins w:id="1502" w:author="Cameron" w:date="2020-03-13T09:30:00Z">
        <w:del w:id="1503" w:author="Reza Rajan" w:date="2020-03-13T09:49:00Z">
          <w:r w:rsidRPr="007A1196" w:rsidDel="00E825BD">
            <w:rPr>
              <w:rFonts w:ascii="Calibri" w:eastAsiaTheme="minorEastAsia" w:hAnsi="Calibri" w:cs="Calibri"/>
              <w:lang w:val="en-CA"/>
              <w:rPrChange w:id="1504" w:author="Reza Rajan" w:date="2020-03-13T11:13:00Z">
                <w:rPr>
                  <w:rFonts w:ascii="Calibri" w:eastAsiaTheme="minorEastAsia" w:hAnsi="Calibri" w:cs="Calibri"/>
                  <w:lang w:val="en-CA"/>
                </w:rPr>
              </w:rPrChange>
            </w:rPr>
            <w:delText>The EKF requires that this motion model is linearized.  This is done by taking the Jacobian</w:delText>
          </w:r>
          <w:r w:rsidR="001A5845" w:rsidRPr="007A1196" w:rsidDel="00E825BD">
            <w:rPr>
              <w:rFonts w:ascii="Calibri" w:eastAsiaTheme="minorEastAsia" w:hAnsi="Calibri" w:cs="Calibri"/>
              <w:lang w:val="en-CA"/>
              <w:rPrChange w:id="1505" w:author="Reza Rajan" w:date="2020-03-13T11:13:00Z">
                <w:rPr>
                  <w:rFonts w:ascii="Calibri" w:eastAsiaTheme="minorEastAsia" w:hAnsi="Calibri" w:cs="Calibri"/>
                  <w:lang w:val="en-CA"/>
                </w:rPr>
              </w:rPrChange>
            </w:rPr>
            <w:delText>, which re</w:delText>
          </w:r>
        </w:del>
      </w:ins>
      <w:ins w:id="1506" w:author="Cameron" w:date="2020-03-13T09:31:00Z">
        <w:del w:id="1507" w:author="Reza Rajan" w:date="2020-03-13T09:49:00Z">
          <w:r w:rsidR="001A5845" w:rsidRPr="007A1196" w:rsidDel="00E825BD">
            <w:rPr>
              <w:rFonts w:ascii="Calibri" w:eastAsiaTheme="minorEastAsia" w:hAnsi="Calibri" w:cs="Calibri"/>
              <w:lang w:val="en-CA"/>
              <w:rPrChange w:id="1508" w:author="Reza Rajan" w:date="2020-03-13T11:13:00Z">
                <w:rPr>
                  <w:rFonts w:ascii="Calibri" w:eastAsiaTheme="minorEastAsia" w:hAnsi="Calibri" w:cs="Calibri"/>
                  <w:lang w:val="en-CA"/>
                </w:rPr>
              </w:rPrChange>
            </w:rPr>
            <w:delText xml:space="preserve">sults in </w:delText>
          </w:r>
        </w:del>
      </w:ins>
    </w:p>
    <w:p w14:paraId="5EA03E18" w14:textId="08409BC9" w:rsidR="002E6B3C" w:rsidRPr="007A1196" w:rsidDel="00E825BD" w:rsidRDefault="0051553C" w:rsidP="006629E0">
      <w:pPr>
        <w:rPr>
          <w:ins w:id="1509" w:author="Cameron" w:date="2020-03-13T06:33:00Z"/>
          <w:del w:id="1510" w:author="Reza Rajan" w:date="2020-03-13T09:49:00Z"/>
          <w:rFonts w:ascii="Calibri" w:hAnsi="Calibri" w:cs="Calibri"/>
          <w:lang w:val="en-CA"/>
          <w:rPrChange w:id="1511" w:author="Reza Rajan" w:date="2020-03-13T11:13:00Z">
            <w:rPr>
              <w:ins w:id="1512" w:author="Cameron" w:date="2020-03-13T06:33:00Z"/>
              <w:del w:id="1513" w:author="Reza Rajan" w:date="2020-03-13T09:49:00Z"/>
              <w:lang w:val="en-CA"/>
            </w:rPr>
          </w:rPrChange>
        </w:rPr>
        <w:pPrChange w:id="1514" w:author="Reza Rajan" w:date="2020-03-13T09:42:00Z">
          <w:pPr>
            <w:spacing w:line="360" w:lineRule="auto"/>
          </w:pPr>
        </w:pPrChange>
      </w:pPr>
      <m:oMath>
        <m:r>
          <w:ins w:id="1515" w:author="Cameron" w:date="2020-03-13T09:31:00Z">
            <w:del w:id="1516" w:author="Reza Rajan" w:date="2020-03-13T09:49:00Z">
              <w:rPr>
                <w:rFonts w:ascii="Cambria Math" w:eastAsiaTheme="minorEastAsia" w:hAnsi="Cambria Math" w:cs="Calibri"/>
                <w:lang w:val="en-CA"/>
                <w:rPrChange w:id="1517" w:author="Reza Rajan" w:date="2020-03-13T11:13:00Z">
                  <w:rPr>
                    <w:rFonts w:ascii="Cambria Math" w:eastAsiaTheme="minorEastAsia" w:hAnsi="Cambria Math" w:cs="Calibri"/>
                    <w:lang w:val="en-CA"/>
                  </w:rPr>
                </w:rPrChange>
              </w:rPr>
              <m:t>G=</m:t>
            </w:del>
          </w:ins>
        </m:r>
        <m:sSub>
          <m:sSubPr>
            <m:ctrlPr>
              <w:ins w:id="1518" w:author="Cameron" w:date="2020-03-13T09:37:00Z">
                <w:del w:id="1519" w:author="Reza Rajan" w:date="2020-03-13T09:49:00Z">
                  <w:rPr>
                    <w:rFonts w:ascii="Cambria Math" w:eastAsiaTheme="minorEastAsia" w:hAnsi="Cambria Math" w:cs="Calibri"/>
                    <w:i/>
                    <w:lang w:val="en-CA"/>
                    <w:rPrChange w:id="1520" w:author="Reza Rajan" w:date="2020-03-13T11:13:00Z">
                      <w:rPr>
                        <w:rFonts w:ascii="Cambria Math" w:eastAsiaTheme="minorEastAsia" w:hAnsi="Cambria Math" w:cs="Calibri"/>
                        <w:i/>
                        <w:lang w:val="en-CA"/>
                      </w:rPr>
                    </w:rPrChange>
                  </w:rPr>
                </w:del>
              </w:ins>
            </m:ctrlPr>
          </m:sSubPr>
          <m:e>
            <m:d>
              <m:dPr>
                <m:begChr m:val=""/>
                <m:endChr m:val="|"/>
                <m:ctrlPr>
                  <w:ins w:id="1521" w:author="Cameron" w:date="2020-03-13T09:31:00Z">
                    <w:del w:id="1522" w:author="Reza Rajan" w:date="2020-03-13T09:49:00Z">
                      <w:rPr>
                        <w:rFonts w:ascii="Cambria Math" w:eastAsiaTheme="minorEastAsia" w:hAnsi="Cambria Math" w:cs="Calibri"/>
                        <w:i/>
                        <w:lang w:val="en-CA"/>
                        <w:rPrChange w:id="1523" w:author="Reza Rajan" w:date="2020-03-13T11:13:00Z">
                          <w:rPr>
                            <w:rFonts w:ascii="Cambria Math" w:eastAsiaTheme="minorEastAsia" w:hAnsi="Cambria Math" w:cs="Calibri"/>
                            <w:i/>
                            <w:lang w:val="en-CA"/>
                          </w:rPr>
                        </w:rPrChange>
                      </w:rPr>
                    </w:del>
                  </w:ins>
                </m:ctrlPr>
              </m:dPr>
              <m:e>
                <m:d>
                  <m:dPr>
                    <m:begChr m:val="["/>
                    <m:endChr m:val="]"/>
                    <m:ctrlPr>
                      <w:ins w:id="1524" w:author="Cameron" w:date="2020-03-13T09:31:00Z">
                        <w:del w:id="1525" w:author="Reza Rajan" w:date="2020-03-13T09:49:00Z">
                          <w:rPr>
                            <w:rFonts w:ascii="Cambria Math" w:eastAsiaTheme="minorEastAsia" w:hAnsi="Cambria Math" w:cs="Calibri"/>
                            <w:i/>
                            <w:lang w:val="en-CA"/>
                            <w:rPrChange w:id="1526" w:author="Reza Rajan" w:date="2020-03-13T11:13:00Z">
                              <w:rPr>
                                <w:rFonts w:ascii="Cambria Math" w:eastAsiaTheme="minorEastAsia" w:hAnsi="Cambria Math" w:cs="Calibri"/>
                                <w:i/>
                                <w:lang w:val="en-CA"/>
                              </w:rPr>
                            </w:rPrChange>
                          </w:rPr>
                        </w:del>
                      </w:ins>
                    </m:ctrlPr>
                  </m:dPr>
                  <m:e>
                    <m:m>
                      <m:mPr>
                        <m:mcs>
                          <m:mc>
                            <m:mcPr>
                              <m:count m:val="3"/>
                              <m:mcJc m:val="center"/>
                            </m:mcPr>
                          </m:mc>
                        </m:mcs>
                        <m:ctrlPr>
                          <w:ins w:id="1527" w:author="Cameron" w:date="2020-03-13T09:31:00Z">
                            <w:del w:id="1528" w:author="Reza Rajan" w:date="2020-03-13T09:49:00Z">
                              <w:rPr>
                                <w:rFonts w:ascii="Cambria Math" w:eastAsiaTheme="minorEastAsia" w:hAnsi="Cambria Math" w:cs="Calibri"/>
                                <w:i/>
                                <w:lang w:val="en-CA"/>
                                <w:rPrChange w:id="1529" w:author="Reza Rajan" w:date="2020-03-13T11:13:00Z">
                                  <w:rPr>
                                    <w:rFonts w:ascii="Cambria Math" w:eastAsiaTheme="minorEastAsia" w:hAnsi="Cambria Math" w:cs="Calibri"/>
                                    <w:i/>
                                    <w:lang w:val="en-CA"/>
                                  </w:rPr>
                                </w:rPrChange>
                              </w:rPr>
                            </w:del>
                          </w:ins>
                        </m:ctrlPr>
                      </m:mPr>
                      <m:mr>
                        <m:e>
                          <m:r>
                            <w:ins w:id="1530" w:author="Cameron" w:date="2020-03-13T09:31:00Z">
                              <w:del w:id="1531" w:author="Reza Rajan" w:date="2020-03-13T09:49:00Z">
                                <w:rPr>
                                  <w:rFonts w:ascii="Cambria Math" w:eastAsiaTheme="minorEastAsia" w:hAnsi="Cambria Math" w:cs="Calibri"/>
                                  <w:lang w:val="en-CA"/>
                                  <w:rPrChange w:id="1532" w:author="Reza Rajan" w:date="2020-03-13T11:13:00Z">
                                    <w:rPr>
                                      <w:rFonts w:ascii="Cambria Math" w:eastAsiaTheme="minorEastAsia" w:hAnsi="Cambria Math" w:cs="Calibri"/>
                                      <w:lang w:val="en-CA"/>
                                    </w:rPr>
                                  </w:rPrChange>
                                </w:rPr>
                                <m:t>1</m:t>
                              </w:del>
                            </w:ins>
                          </m:r>
                        </m:e>
                        <m:e>
                          <m:r>
                            <w:ins w:id="1533" w:author="Cameron" w:date="2020-03-13T09:31:00Z">
                              <w:del w:id="1534" w:author="Reza Rajan" w:date="2020-03-13T09:49:00Z">
                                <w:rPr>
                                  <w:rFonts w:ascii="Cambria Math" w:eastAsiaTheme="minorEastAsia" w:hAnsi="Cambria Math" w:cs="Calibri"/>
                                  <w:lang w:val="en-CA"/>
                                  <w:rPrChange w:id="1535" w:author="Reza Rajan" w:date="2020-03-13T11:13:00Z">
                                    <w:rPr>
                                      <w:rFonts w:ascii="Cambria Math" w:eastAsiaTheme="minorEastAsia" w:hAnsi="Cambria Math" w:cs="Calibri"/>
                                      <w:lang w:val="en-CA"/>
                                    </w:rPr>
                                  </w:rPrChange>
                                </w:rPr>
                                <m:t>0</m:t>
                              </w:del>
                            </w:ins>
                          </m:r>
                        </m:e>
                        <m:e>
                          <m:r>
                            <w:ins w:id="1536" w:author="Cameron" w:date="2020-03-13T09:31:00Z">
                              <w:del w:id="1537" w:author="Reza Rajan" w:date="2020-03-13T09:49:00Z">
                                <w:rPr>
                                  <w:rFonts w:ascii="Cambria Math" w:eastAsiaTheme="minorEastAsia" w:hAnsi="Cambria Math" w:cs="Calibri"/>
                                  <w:lang w:val="en-CA"/>
                                  <w:rPrChange w:id="1538" w:author="Reza Rajan" w:date="2020-03-13T11:13:00Z">
                                    <w:rPr>
                                      <w:rFonts w:ascii="Cambria Math" w:eastAsiaTheme="minorEastAsia" w:hAnsi="Cambria Math" w:cs="Calibri"/>
                                      <w:lang w:val="en-CA"/>
                                    </w:rPr>
                                  </w:rPrChange>
                                </w:rPr>
                                <m:t>-T</m:t>
                              </w:del>
                            </w:ins>
                          </m:r>
                          <m:sSub>
                            <m:sSubPr>
                              <m:ctrlPr>
                                <w:ins w:id="1539" w:author="Cameron" w:date="2020-03-13T09:33:00Z">
                                  <w:del w:id="1540" w:author="Reza Rajan" w:date="2020-03-13T09:49:00Z">
                                    <w:rPr>
                                      <w:rFonts w:ascii="Cambria Math" w:eastAsiaTheme="minorEastAsia" w:hAnsi="Cambria Math" w:cs="Calibri"/>
                                      <w:i/>
                                      <w:lang w:val="en-CA"/>
                                      <w:rPrChange w:id="1541" w:author="Reza Rajan" w:date="2020-03-13T11:13:00Z">
                                        <w:rPr>
                                          <w:rFonts w:ascii="Cambria Math" w:eastAsiaTheme="minorEastAsia" w:hAnsi="Cambria Math" w:cs="Calibri"/>
                                          <w:i/>
                                          <w:lang w:val="en-CA"/>
                                        </w:rPr>
                                      </w:rPrChange>
                                    </w:rPr>
                                  </w:del>
                                </w:ins>
                              </m:ctrlPr>
                            </m:sSubPr>
                            <m:e>
                              <m:r>
                                <w:ins w:id="1542" w:author="Cameron" w:date="2020-03-13T09:33:00Z">
                                  <w:del w:id="1543" w:author="Reza Rajan" w:date="2020-03-13T09:49:00Z">
                                    <w:rPr>
                                      <w:rFonts w:ascii="Cambria Math" w:eastAsiaTheme="minorEastAsia" w:hAnsi="Cambria Math" w:cs="Calibri"/>
                                      <w:lang w:val="en-CA"/>
                                      <w:rPrChange w:id="1544" w:author="Reza Rajan" w:date="2020-03-13T11:13:00Z">
                                        <w:rPr>
                                          <w:rFonts w:ascii="Cambria Math" w:eastAsiaTheme="minorEastAsia" w:hAnsi="Cambria Math" w:cs="Calibri"/>
                                          <w:lang w:val="en-CA"/>
                                        </w:rPr>
                                      </w:rPrChange>
                                    </w:rPr>
                                    <m:t>u</m:t>
                                  </w:del>
                                </w:ins>
                              </m:r>
                            </m:e>
                            <m:sub>
                              <m:r>
                                <w:ins w:id="1545" w:author="Cameron" w:date="2020-03-13T09:33:00Z">
                                  <w:del w:id="1546" w:author="Reza Rajan" w:date="2020-03-13T09:49:00Z">
                                    <w:rPr>
                                      <w:rFonts w:ascii="Cambria Math" w:eastAsiaTheme="minorEastAsia" w:hAnsi="Cambria Math" w:cs="Calibri"/>
                                      <w:lang w:val="en-CA"/>
                                      <w:rPrChange w:id="1547" w:author="Reza Rajan" w:date="2020-03-13T11:13:00Z">
                                        <w:rPr>
                                          <w:rFonts w:ascii="Cambria Math" w:eastAsiaTheme="minorEastAsia" w:hAnsi="Cambria Math" w:cs="Calibri"/>
                                          <w:lang w:val="en-CA"/>
                                        </w:rPr>
                                      </w:rPrChange>
                                    </w:rPr>
                                    <m:t>1</m:t>
                                  </w:del>
                                </w:ins>
                              </m:r>
                              <m:r>
                                <w:ins w:id="1548" w:author="Cameron" w:date="2020-03-13T09:35:00Z">
                                  <w:del w:id="1549" w:author="Reza Rajan" w:date="2020-03-13T09:49:00Z">
                                    <w:rPr>
                                      <w:rFonts w:ascii="Cambria Math" w:eastAsiaTheme="minorEastAsia" w:hAnsi="Cambria Math" w:cs="Calibri"/>
                                      <w:lang w:val="en-CA"/>
                                      <w:rPrChange w:id="1550" w:author="Reza Rajan" w:date="2020-03-13T11:13:00Z">
                                        <w:rPr>
                                          <w:rFonts w:ascii="Cambria Math" w:eastAsiaTheme="minorEastAsia" w:hAnsi="Cambria Math" w:cs="Calibri"/>
                                          <w:lang w:val="en-CA"/>
                                        </w:rPr>
                                      </w:rPrChange>
                                    </w:rPr>
                                    <m:t>,t</m:t>
                                  </w:del>
                                </w:ins>
                              </m:r>
                            </m:sub>
                          </m:sSub>
                          <m:func>
                            <m:funcPr>
                              <m:ctrlPr>
                                <w:del w:id="1551" w:author="Reza Rajan" w:date="2020-03-13T09:49:00Z">
                                  <w:rPr>
                                    <w:rFonts w:ascii="Cambria Math" w:eastAsiaTheme="minorEastAsia" w:hAnsi="Cambria Math" w:cs="Calibri"/>
                                    <w:i/>
                                    <w:lang w:val="en-CA"/>
                                    <w:rPrChange w:id="1552" w:author="Reza Rajan" w:date="2020-03-13T11:13:00Z">
                                      <w:rPr>
                                        <w:rFonts w:ascii="Cambria Math" w:eastAsiaTheme="minorEastAsia" w:hAnsi="Cambria Math" w:cs="Calibri"/>
                                        <w:i/>
                                        <w:lang w:val="en-CA"/>
                                      </w:rPr>
                                    </w:rPrChange>
                                  </w:rPr>
                                </w:del>
                              </m:ctrlPr>
                            </m:funcPr>
                            <m:fName>
                              <m:r>
                                <w:del w:id="1553" w:author="Reza Rajan" w:date="2020-03-13T09:49:00Z">
                                  <m:rPr>
                                    <m:sty m:val="p"/>
                                  </m:rPr>
                                  <w:rPr>
                                    <w:rFonts w:ascii="Cambria Math" w:eastAsiaTheme="minorEastAsia" w:hAnsi="Cambria Math" w:cs="Calibri"/>
                                    <w:lang w:val="en-CA"/>
                                    <w:rPrChange w:id="1554" w:author="Reza Rajan" w:date="2020-03-13T11:13:00Z">
                                      <w:rPr>
                                        <w:rFonts w:ascii="Cambria Math" w:eastAsiaTheme="minorEastAsia" w:hAnsi="Cambria Math" w:cs="Calibri"/>
                                        <w:lang w:val="en-CA"/>
                                      </w:rPr>
                                    </w:rPrChange>
                                  </w:rPr>
                                  <m:t>sin</m:t>
                                </w:del>
                              </m:r>
                            </m:fName>
                            <m:e>
                              <m:sSub>
                                <m:sSubPr>
                                  <m:ctrlPr>
                                    <w:ins w:id="1555" w:author="Cameron" w:date="2020-03-13T09:35:00Z">
                                      <w:del w:id="1556" w:author="Reza Rajan" w:date="2020-03-13T09:49:00Z">
                                        <w:rPr>
                                          <w:rFonts w:ascii="Cambria Math" w:eastAsiaTheme="minorEastAsia" w:hAnsi="Cambria Math" w:cs="Calibri"/>
                                          <w:i/>
                                          <w:lang w:val="en-CA"/>
                                          <w:rPrChange w:id="1557" w:author="Reza Rajan" w:date="2020-03-13T11:13:00Z">
                                            <w:rPr>
                                              <w:rFonts w:ascii="Cambria Math" w:eastAsiaTheme="minorEastAsia" w:hAnsi="Cambria Math" w:cs="Calibri"/>
                                              <w:i/>
                                              <w:lang w:val="en-CA"/>
                                            </w:rPr>
                                          </w:rPrChange>
                                        </w:rPr>
                                      </w:del>
                                    </w:ins>
                                  </m:ctrlPr>
                                </m:sSubPr>
                                <m:e>
                                  <m:r>
                                    <w:ins w:id="1558" w:author="Cameron" w:date="2020-03-13T09:35:00Z">
                                      <w:del w:id="1559" w:author="Reza Rajan" w:date="2020-03-13T09:49:00Z">
                                        <w:rPr>
                                          <w:rFonts w:ascii="Cambria Math" w:eastAsiaTheme="minorEastAsia" w:hAnsi="Cambria Math" w:cs="Calibri"/>
                                          <w:lang w:val="en-CA"/>
                                          <w:rPrChange w:id="1560" w:author="Reza Rajan" w:date="2020-03-13T11:13:00Z">
                                            <w:rPr>
                                              <w:rFonts w:ascii="Cambria Math" w:eastAsiaTheme="minorEastAsia" w:hAnsi="Cambria Math" w:cs="Calibri"/>
                                              <w:lang w:val="en-CA"/>
                                            </w:rPr>
                                          </w:rPrChange>
                                        </w:rPr>
                                        <m:t>x</m:t>
                                      </w:del>
                                    </w:ins>
                                  </m:r>
                                </m:e>
                                <m:sub>
                                  <m:r>
                                    <w:ins w:id="1561" w:author="Cameron" w:date="2020-03-13T09:35:00Z">
                                      <w:del w:id="1562" w:author="Reza Rajan" w:date="2020-03-13T09:49:00Z">
                                        <w:rPr>
                                          <w:rFonts w:ascii="Cambria Math" w:eastAsiaTheme="minorEastAsia" w:hAnsi="Cambria Math" w:cs="Calibri"/>
                                          <w:lang w:val="en-CA"/>
                                          <w:rPrChange w:id="1563" w:author="Reza Rajan" w:date="2020-03-13T11:13:00Z">
                                            <w:rPr>
                                              <w:rFonts w:ascii="Cambria Math" w:eastAsiaTheme="minorEastAsia" w:hAnsi="Cambria Math" w:cs="Calibri"/>
                                              <w:lang w:val="en-CA"/>
                                            </w:rPr>
                                          </w:rPrChange>
                                        </w:rPr>
                                        <m:t>3,t-1</m:t>
                                      </w:del>
                                    </w:ins>
                                  </m:r>
                                </m:sub>
                              </m:sSub>
                            </m:e>
                          </m:func>
                        </m:e>
                      </m:mr>
                      <m:mr>
                        <m:e>
                          <m:r>
                            <w:ins w:id="1564" w:author="Cameron" w:date="2020-03-13T09:36:00Z">
                              <w:del w:id="1565" w:author="Reza Rajan" w:date="2020-03-13T09:49:00Z">
                                <w:rPr>
                                  <w:rFonts w:ascii="Cambria Math" w:eastAsiaTheme="minorEastAsia" w:hAnsi="Cambria Math" w:cs="Calibri"/>
                                  <w:lang w:val="en-CA"/>
                                  <w:rPrChange w:id="1566" w:author="Reza Rajan" w:date="2020-03-13T11:13:00Z">
                                    <w:rPr>
                                      <w:rFonts w:ascii="Cambria Math" w:eastAsiaTheme="minorEastAsia" w:hAnsi="Cambria Math" w:cs="Calibri"/>
                                      <w:lang w:val="en-CA"/>
                                    </w:rPr>
                                  </w:rPrChange>
                                </w:rPr>
                                <m:t>0</m:t>
                              </w:del>
                            </w:ins>
                          </m:r>
                        </m:e>
                        <m:e>
                          <m:r>
                            <w:ins w:id="1567" w:author="Cameron" w:date="2020-03-13T09:36:00Z">
                              <w:del w:id="1568" w:author="Reza Rajan" w:date="2020-03-13T09:49:00Z">
                                <w:rPr>
                                  <w:rFonts w:ascii="Cambria Math" w:eastAsiaTheme="minorEastAsia" w:hAnsi="Cambria Math" w:cs="Calibri"/>
                                  <w:lang w:val="en-CA"/>
                                  <w:rPrChange w:id="1569" w:author="Reza Rajan" w:date="2020-03-13T11:13:00Z">
                                    <w:rPr>
                                      <w:rFonts w:ascii="Cambria Math" w:eastAsiaTheme="minorEastAsia" w:hAnsi="Cambria Math" w:cs="Calibri"/>
                                      <w:lang w:val="en-CA"/>
                                    </w:rPr>
                                  </w:rPrChange>
                                </w:rPr>
                                <m:t>1</m:t>
                              </w:del>
                            </w:ins>
                          </m:r>
                        </m:e>
                        <m:e>
                          <m:r>
                            <w:ins w:id="1570" w:author="Cameron" w:date="2020-03-13T09:36:00Z">
                              <w:del w:id="1571" w:author="Reza Rajan" w:date="2020-03-13T09:49:00Z">
                                <w:rPr>
                                  <w:rFonts w:ascii="Cambria Math" w:eastAsiaTheme="minorEastAsia" w:hAnsi="Cambria Math" w:cs="Calibri"/>
                                  <w:lang w:val="en-CA"/>
                                  <w:rPrChange w:id="1572" w:author="Reza Rajan" w:date="2020-03-13T11:13:00Z">
                                    <w:rPr>
                                      <w:rFonts w:ascii="Cambria Math" w:eastAsiaTheme="minorEastAsia" w:hAnsi="Cambria Math" w:cs="Calibri"/>
                                      <w:lang w:val="en-CA"/>
                                    </w:rPr>
                                  </w:rPrChange>
                                </w:rPr>
                                <m:t>T</m:t>
                              </w:del>
                            </w:ins>
                          </m:r>
                          <m:sSub>
                            <m:sSubPr>
                              <m:ctrlPr>
                                <w:ins w:id="1573" w:author="Cameron" w:date="2020-03-13T09:36:00Z">
                                  <w:del w:id="1574" w:author="Reza Rajan" w:date="2020-03-13T09:49:00Z">
                                    <w:rPr>
                                      <w:rFonts w:ascii="Cambria Math" w:eastAsiaTheme="minorEastAsia" w:hAnsi="Cambria Math" w:cs="Calibri"/>
                                      <w:i/>
                                      <w:lang w:val="en-CA"/>
                                      <w:rPrChange w:id="1575" w:author="Reza Rajan" w:date="2020-03-13T11:13:00Z">
                                        <w:rPr>
                                          <w:rFonts w:ascii="Cambria Math" w:eastAsiaTheme="minorEastAsia" w:hAnsi="Cambria Math" w:cs="Calibri"/>
                                          <w:i/>
                                          <w:lang w:val="en-CA"/>
                                        </w:rPr>
                                      </w:rPrChange>
                                    </w:rPr>
                                  </w:del>
                                </w:ins>
                              </m:ctrlPr>
                            </m:sSubPr>
                            <m:e>
                              <m:r>
                                <w:ins w:id="1576" w:author="Cameron" w:date="2020-03-13T09:36:00Z">
                                  <w:del w:id="1577" w:author="Reza Rajan" w:date="2020-03-13T09:49:00Z">
                                    <w:rPr>
                                      <w:rFonts w:ascii="Cambria Math" w:eastAsiaTheme="minorEastAsia" w:hAnsi="Cambria Math" w:cs="Calibri"/>
                                      <w:lang w:val="en-CA"/>
                                      <w:rPrChange w:id="1578" w:author="Reza Rajan" w:date="2020-03-13T11:13:00Z">
                                        <w:rPr>
                                          <w:rFonts w:ascii="Cambria Math" w:eastAsiaTheme="minorEastAsia" w:hAnsi="Cambria Math" w:cs="Calibri"/>
                                          <w:lang w:val="en-CA"/>
                                        </w:rPr>
                                      </w:rPrChange>
                                    </w:rPr>
                                    <m:t>u</m:t>
                                  </w:del>
                                </w:ins>
                              </m:r>
                            </m:e>
                            <m:sub>
                              <m:r>
                                <w:ins w:id="1579" w:author="Cameron" w:date="2020-03-13T09:36:00Z">
                                  <w:del w:id="1580" w:author="Reza Rajan" w:date="2020-03-13T09:49:00Z">
                                    <w:rPr>
                                      <w:rFonts w:ascii="Cambria Math" w:eastAsiaTheme="minorEastAsia" w:hAnsi="Cambria Math" w:cs="Calibri"/>
                                      <w:lang w:val="en-CA"/>
                                      <w:rPrChange w:id="1581" w:author="Reza Rajan" w:date="2020-03-13T11:13:00Z">
                                        <w:rPr>
                                          <w:rFonts w:ascii="Cambria Math" w:eastAsiaTheme="minorEastAsia" w:hAnsi="Cambria Math" w:cs="Calibri"/>
                                          <w:lang w:val="en-CA"/>
                                        </w:rPr>
                                      </w:rPrChange>
                                    </w:rPr>
                                    <m:t>1,t</m:t>
                                  </w:del>
                                </w:ins>
                              </m:r>
                            </m:sub>
                          </m:sSub>
                          <m:func>
                            <m:funcPr>
                              <m:ctrlPr>
                                <w:del w:id="1582" w:author="Reza Rajan" w:date="2020-03-13T09:49:00Z">
                                  <w:rPr>
                                    <w:rFonts w:ascii="Cambria Math" w:eastAsiaTheme="minorEastAsia" w:hAnsi="Cambria Math" w:cs="Calibri"/>
                                    <w:i/>
                                    <w:lang w:val="en-CA"/>
                                    <w:rPrChange w:id="1583" w:author="Reza Rajan" w:date="2020-03-13T11:13:00Z">
                                      <w:rPr>
                                        <w:rFonts w:ascii="Cambria Math" w:eastAsiaTheme="minorEastAsia" w:hAnsi="Cambria Math" w:cs="Calibri"/>
                                        <w:i/>
                                        <w:lang w:val="en-CA"/>
                                      </w:rPr>
                                    </w:rPrChange>
                                  </w:rPr>
                                </w:del>
                              </m:ctrlPr>
                            </m:funcPr>
                            <m:fName>
                              <m:r>
                                <w:del w:id="1584" w:author="Reza Rajan" w:date="2020-03-13T09:49:00Z">
                                  <m:rPr>
                                    <m:sty m:val="p"/>
                                  </m:rPr>
                                  <w:rPr>
                                    <w:rFonts w:ascii="Cambria Math" w:eastAsiaTheme="minorEastAsia" w:hAnsi="Cambria Math" w:cs="Calibri"/>
                                    <w:lang w:val="en-CA"/>
                                    <w:rPrChange w:id="1585" w:author="Reza Rajan" w:date="2020-03-13T11:13:00Z">
                                      <w:rPr>
                                        <w:rFonts w:ascii="Cambria Math" w:eastAsiaTheme="minorEastAsia" w:hAnsi="Cambria Math" w:cs="Calibri"/>
                                        <w:lang w:val="en-CA"/>
                                      </w:rPr>
                                    </w:rPrChange>
                                  </w:rPr>
                                  <m:t>cos</m:t>
                                </w:del>
                              </m:r>
                            </m:fName>
                            <m:e>
                              <m:sSub>
                                <m:sSubPr>
                                  <m:ctrlPr>
                                    <w:ins w:id="1586" w:author="Cameron" w:date="2020-03-13T09:37:00Z">
                                      <w:del w:id="1587" w:author="Reza Rajan" w:date="2020-03-13T09:49:00Z">
                                        <w:rPr>
                                          <w:rFonts w:ascii="Cambria Math" w:eastAsiaTheme="minorEastAsia" w:hAnsi="Cambria Math" w:cs="Calibri"/>
                                          <w:i/>
                                          <w:lang w:val="en-CA"/>
                                          <w:rPrChange w:id="1588" w:author="Reza Rajan" w:date="2020-03-13T11:13:00Z">
                                            <w:rPr>
                                              <w:rFonts w:ascii="Cambria Math" w:eastAsiaTheme="minorEastAsia" w:hAnsi="Cambria Math" w:cs="Calibri"/>
                                              <w:i/>
                                              <w:lang w:val="en-CA"/>
                                            </w:rPr>
                                          </w:rPrChange>
                                        </w:rPr>
                                      </w:del>
                                    </w:ins>
                                  </m:ctrlPr>
                                </m:sSubPr>
                                <m:e>
                                  <m:r>
                                    <w:ins w:id="1589" w:author="Cameron" w:date="2020-03-13T09:37:00Z">
                                      <w:del w:id="1590" w:author="Reza Rajan" w:date="2020-03-13T09:49:00Z">
                                        <w:rPr>
                                          <w:rFonts w:ascii="Cambria Math" w:eastAsiaTheme="minorEastAsia" w:hAnsi="Cambria Math" w:cs="Calibri"/>
                                          <w:lang w:val="en-CA"/>
                                          <w:rPrChange w:id="1591" w:author="Reza Rajan" w:date="2020-03-13T11:13:00Z">
                                            <w:rPr>
                                              <w:rFonts w:ascii="Cambria Math" w:eastAsiaTheme="minorEastAsia" w:hAnsi="Cambria Math" w:cs="Calibri"/>
                                              <w:lang w:val="en-CA"/>
                                            </w:rPr>
                                          </w:rPrChange>
                                        </w:rPr>
                                        <m:t>x</m:t>
                                      </w:del>
                                    </w:ins>
                                  </m:r>
                                </m:e>
                                <m:sub>
                                  <m:r>
                                    <w:ins w:id="1592" w:author="Cameron" w:date="2020-03-13T09:37:00Z">
                                      <w:del w:id="1593" w:author="Reza Rajan" w:date="2020-03-13T09:49:00Z">
                                        <w:rPr>
                                          <w:rFonts w:ascii="Cambria Math" w:eastAsiaTheme="minorEastAsia" w:hAnsi="Cambria Math" w:cs="Calibri"/>
                                          <w:lang w:val="en-CA"/>
                                          <w:rPrChange w:id="1594" w:author="Reza Rajan" w:date="2020-03-13T11:13:00Z">
                                            <w:rPr>
                                              <w:rFonts w:ascii="Cambria Math" w:eastAsiaTheme="minorEastAsia" w:hAnsi="Cambria Math" w:cs="Calibri"/>
                                              <w:lang w:val="en-CA"/>
                                            </w:rPr>
                                          </w:rPrChange>
                                        </w:rPr>
                                        <m:t>3,t-1</m:t>
                                      </w:del>
                                    </w:ins>
                                  </m:r>
                                </m:sub>
                              </m:sSub>
                            </m:e>
                          </m:func>
                        </m:e>
                      </m:mr>
                      <m:mr>
                        <m:e>
                          <m:r>
                            <w:ins w:id="1595" w:author="Cameron" w:date="2020-03-13T09:37:00Z">
                              <w:del w:id="1596" w:author="Reza Rajan" w:date="2020-03-13T09:49:00Z">
                                <w:rPr>
                                  <w:rFonts w:ascii="Cambria Math" w:eastAsiaTheme="minorEastAsia" w:hAnsi="Cambria Math" w:cs="Calibri"/>
                                  <w:lang w:val="en-CA"/>
                                  <w:rPrChange w:id="1597" w:author="Reza Rajan" w:date="2020-03-13T11:13:00Z">
                                    <w:rPr>
                                      <w:rFonts w:ascii="Cambria Math" w:eastAsiaTheme="minorEastAsia" w:hAnsi="Cambria Math" w:cs="Calibri"/>
                                      <w:lang w:val="en-CA"/>
                                    </w:rPr>
                                  </w:rPrChange>
                                </w:rPr>
                                <m:t>0</m:t>
                              </w:del>
                            </w:ins>
                          </m:r>
                        </m:e>
                        <m:e>
                          <m:r>
                            <w:ins w:id="1598" w:author="Cameron" w:date="2020-03-13T09:37:00Z">
                              <w:del w:id="1599" w:author="Reza Rajan" w:date="2020-03-13T09:49:00Z">
                                <w:rPr>
                                  <w:rFonts w:ascii="Cambria Math" w:eastAsiaTheme="minorEastAsia" w:hAnsi="Cambria Math" w:cs="Calibri"/>
                                  <w:lang w:val="en-CA"/>
                                  <w:rPrChange w:id="1600" w:author="Reza Rajan" w:date="2020-03-13T11:13:00Z">
                                    <w:rPr>
                                      <w:rFonts w:ascii="Cambria Math" w:eastAsiaTheme="minorEastAsia" w:hAnsi="Cambria Math" w:cs="Calibri"/>
                                      <w:lang w:val="en-CA"/>
                                    </w:rPr>
                                  </w:rPrChange>
                                </w:rPr>
                                <m:t>0</m:t>
                              </w:del>
                            </w:ins>
                          </m:r>
                        </m:e>
                        <m:e>
                          <m:r>
                            <w:ins w:id="1601" w:author="Cameron" w:date="2020-03-13T09:37:00Z">
                              <w:del w:id="1602" w:author="Reza Rajan" w:date="2020-03-13T09:49:00Z">
                                <w:rPr>
                                  <w:rFonts w:ascii="Cambria Math" w:eastAsiaTheme="minorEastAsia" w:hAnsi="Cambria Math" w:cs="Calibri"/>
                                  <w:lang w:val="en-CA"/>
                                  <w:rPrChange w:id="1603" w:author="Reza Rajan" w:date="2020-03-13T11:13:00Z">
                                    <w:rPr>
                                      <w:rFonts w:ascii="Cambria Math" w:eastAsiaTheme="minorEastAsia" w:hAnsi="Cambria Math" w:cs="Calibri"/>
                                      <w:lang w:val="en-CA"/>
                                    </w:rPr>
                                  </w:rPrChange>
                                </w:rPr>
                                <m:t>1</m:t>
                              </w:del>
                            </w:ins>
                          </m:r>
                        </m:e>
                      </m:mr>
                    </m:m>
                  </m:e>
                </m:d>
              </m:e>
            </m:d>
          </m:e>
          <m:sub>
            <m:sSub>
              <m:sSubPr>
                <m:ctrlPr>
                  <w:ins w:id="1604" w:author="Cameron" w:date="2020-03-13T09:37:00Z">
                    <w:del w:id="1605" w:author="Reza Rajan" w:date="2020-03-13T09:49:00Z">
                      <w:rPr>
                        <w:rFonts w:ascii="Cambria Math" w:eastAsiaTheme="minorEastAsia" w:hAnsi="Cambria Math" w:cs="Calibri"/>
                        <w:i/>
                        <w:lang w:val="en-CA"/>
                        <w:rPrChange w:id="1606" w:author="Reza Rajan" w:date="2020-03-13T11:13:00Z">
                          <w:rPr>
                            <w:rFonts w:ascii="Cambria Math" w:eastAsiaTheme="minorEastAsia" w:hAnsi="Cambria Math" w:cs="Calibri"/>
                            <w:i/>
                            <w:lang w:val="en-CA"/>
                          </w:rPr>
                        </w:rPrChange>
                      </w:rPr>
                    </w:del>
                  </w:ins>
                </m:ctrlPr>
              </m:sSubPr>
              <m:e>
                <m:r>
                  <w:ins w:id="1607" w:author="Cameron" w:date="2020-03-13T09:37:00Z">
                    <w:del w:id="1608" w:author="Reza Rajan" w:date="2020-03-13T09:49:00Z">
                      <w:rPr>
                        <w:rFonts w:ascii="Cambria Math" w:eastAsiaTheme="minorEastAsia" w:hAnsi="Cambria Math" w:cs="Calibri"/>
                        <w:lang w:val="en-CA"/>
                        <w:rPrChange w:id="1609" w:author="Reza Rajan" w:date="2020-03-13T11:13:00Z">
                          <w:rPr>
                            <w:rFonts w:ascii="Cambria Math" w:eastAsiaTheme="minorEastAsia" w:hAnsi="Cambria Math" w:cs="Calibri"/>
                            <w:lang w:val="en-CA"/>
                          </w:rPr>
                        </w:rPrChange>
                      </w:rPr>
                      <m:t>x</m:t>
                    </w:del>
                  </w:ins>
                </m:r>
              </m:e>
              <m:sub>
                <m:r>
                  <w:ins w:id="1610" w:author="Cameron" w:date="2020-03-13T09:37:00Z">
                    <w:del w:id="1611" w:author="Reza Rajan" w:date="2020-03-13T09:49:00Z">
                      <w:rPr>
                        <w:rFonts w:ascii="Cambria Math" w:eastAsiaTheme="minorEastAsia" w:hAnsi="Cambria Math" w:cs="Calibri"/>
                        <w:lang w:val="en-CA"/>
                        <w:rPrChange w:id="1612" w:author="Reza Rajan" w:date="2020-03-13T11:13:00Z">
                          <w:rPr>
                            <w:rFonts w:ascii="Cambria Math" w:eastAsiaTheme="minorEastAsia" w:hAnsi="Cambria Math" w:cs="Calibri"/>
                            <w:lang w:val="en-CA"/>
                          </w:rPr>
                        </w:rPrChange>
                      </w:rPr>
                      <m:t>t-1</m:t>
                    </w:del>
                  </w:ins>
                </m:r>
              </m:sub>
            </m:sSub>
            <m:r>
              <w:ins w:id="1613" w:author="Cameron" w:date="2020-03-13T09:37:00Z">
                <w:del w:id="1614" w:author="Reza Rajan" w:date="2020-03-13T09:49:00Z">
                  <w:rPr>
                    <w:rFonts w:ascii="Cambria Math" w:eastAsiaTheme="minorEastAsia" w:hAnsi="Cambria Math" w:cs="Calibri"/>
                    <w:lang w:val="en-CA"/>
                    <w:rPrChange w:id="1615" w:author="Reza Rajan" w:date="2020-03-13T11:13:00Z">
                      <w:rPr>
                        <w:rFonts w:ascii="Cambria Math" w:eastAsiaTheme="minorEastAsia" w:hAnsi="Cambria Math" w:cs="Calibri"/>
                        <w:lang w:val="en-CA"/>
                      </w:rPr>
                    </w:rPrChange>
                  </w:rPr>
                  <m:t>=</m:t>
                </w:del>
              </w:ins>
            </m:r>
            <m:sSub>
              <m:sSubPr>
                <m:ctrlPr>
                  <w:ins w:id="1616" w:author="Cameron" w:date="2020-03-13T09:37:00Z">
                    <w:del w:id="1617" w:author="Reza Rajan" w:date="2020-03-13T09:49:00Z">
                      <w:rPr>
                        <w:rFonts w:ascii="Cambria Math" w:eastAsiaTheme="minorEastAsia" w:hAnsi="Cambria Math" w:cs="Calibri"/>
                        <w:i/>
                        <w:lang w:val="en-CA"/>
                        <w:rPrChange w:id="1618" w:author="Reza Rajan" w:date="2020-03-13T11:13:00Z">
                          <w:rPr>
                            <w:rFonts w:ascii="Cambria Math" w:eastAsiaTheme="minorEastAsia" w:hAnsi="Cambria Math" w:cs="Calibri"/>
                            <w:i/>
                            <w:lang w:val="en-CA"/>
                          </w:rPr>
                        </w:rPrChange>
                      </w:rPr>
                    </w:del>
                  </w:ins>
                </m:ctrlPr>
              </m:sSubPr>
              <m:e>
                <m:r>
                  <w:ins w:id="1619" w:author="Cameron" w:date="2020-03-13T09:37:00Z">
                    <w:del w:id="1620" w:author="Reza Rajan" w:date="2020-03-13T09:49:00Z">
                      <w:rPr>
                        <w:rFonts w:ascii="Cambria Math" w:eastAsiaTheme="minorEastAsia" w:hAnsi="Cambria Math" w:cs="Calibri"/>
                        <w:lang w:val="en-CA"/>
                        <w:rPrChange w:id="1621" w:author="Reza Rajan" w:date="2020-03-13T11:13:00Z">
                          <w:rPr>
                            <w:rFonts w:ascii="Cambria Math" w:eastAsiaTheme="minorEastAsia" w:hAnsi="Cambria Math" w:cs="Calibri"/>
                            <w:lang w:val="en-CA"/>
                          </w:rPr>
                        </w:rPrChange>
                      </w:rPr>
                      <m:t>μ</m:t>
                    </w:del>
                  </w:ins>
                </m:r>
              </m:e>
              <m:sub>
                <m:r>
                  <w:ins w:id="1622" w:author="Cameron" w:date="2020-03-13T09:37:00Z">
                    <w:del w:id="1623" w:author="Reza Rajan" w:date="2020-03-13T09:49:00Z">
                      <w:rPr>
                        <w:rFonts w:ascii="Cambria Math" w:eastAsiaTheme="minorEastAsia" w:hAnsi="Cambria Math" w:cs="Calibri"/>
                        <w:lang w:val="en-CA"/>
                        <w:rPrChange w:id="1624" w:author="Reza Rajan" w:date="2020-03-13T11:13:00Z">
                          <w:rPr>
                            <w:rFonts w:ascii="Cambria Math" w:eastAsiaTheme="minorEastAsia" w:hAnsi="Cambria Math" w:cs="Calibri"/>
                            <w:lang w:val="en-CA"/>
                          </w:rPr>
                        </w:rPrChange>
                      </w:rPr>
                      <m:t>t-1</m:t>
                    </w:del>
                  </w:ins>
                </m:r>
              </m:sub>
            </m:sSub>
          </m:sub>
        </m:sSub>
      </m:oMath>
      <w:ins w:id="1625" w:author="Cameron" w:date="2020-03-13T09:27:00Z">
        <w:del w:id="1626" w:author="Reza Rajan" w:date="2020-03-13T09:49:00Z">
          <w:r w:rsidR="0002080C" w:rsidRPr="007A1196" w:rsidDel="00E825BD">
            <w:rPr>
              <w:rFonts w:ascii="Calibri" w:hAnsi="Calibri" w:cs="Calibri"/>
              <w:lang w:val="en-CA"/>
              <w:rPrChange w:id="1627" w:author="Reza Rajan" w:date="2020-03-13T11:13:00Z">
                <w:rPr>
                  <w:lang w:val="en-CA"/>
                </w:rPr>
              </w:rPrChange>
            </w:rPr>
            <w:delText>Measurement Model</w:delText>
          </w:r>
          <w:r w:rsidR="001A5FC4" w:rsidRPr="007A1196" w:rsidDel="00E825BD">
            <w:rPr>
              <w:rFonts w:ascii="Calibri" w:hAnsi="Calibri" w:cs="Calibri"/>
              <w:lang w:val="en-CA"/>
              <w:rPrChange w:id="1628" w:author="Reza Rajan" w:date="2020-03-13T11:13:00Z">
                <w:rPr>
                  <w:lang w:val="en-CA"/>
                </w:rPr>
              </w:rPrChange>
            </w:rPr>
            <w:delText>The measurement model represent</w:delText>
          </w:r>
          <w:r w:rsidR="00763460" w:rsidRPr="007A1196" w:rsidDel="00E825BD">
            <w:rPr>
              <w:rFonts w:ascii="Calibri" w:hAnsi="Calibri" w:cs="Calibri"/>
              <w:lang w:val="en-CA"/>
              <w:rPrChange w:id="1629" w:author="Reza Rajan" w:date="2020-03-13T11:13:00Z">
                <w:rPr>
                  <w:lang w:val="en-CA"/>
                </w:rPr>
              </w:rPrChange>
            </w:rPr>
            <w:delText xml:space="preserve">s </w:delText>
          </w:r>
        </w:del>
      </w:ins>
      <w:ins w:id="1630" w:author="Cameron" w:date="2020-03-13T09:28:00Z">
        <w:del w:id="1631" w:author="Reza Rajan" w:date="2020-03-13T09:49:00Z">
          <w:r w:rsidR="00D94DFB" w:rsidRPr="007A1196" w:rsidDel="00E825BD">
            <w:rPr>
              <w:rFonts w:ascii="Calibri" w:hAnsi="Calibri" w:cs="Calibri"/>
              <w:lang w:val="en-CA"/>
              <w:rPrChange w:id="1632" w:author="Reza Rajan" w:date="2020-03-13T11:13:00Z">
                <w:rPr>
                  <w:lang w:val="en-CA"/>
                </w:rPr>
              </w:rPrChange>
            </w:rPr>
            <w:delText>how the robot’s positional data is transformed into a sensor reading.  In this lab, the sensor used was the IPS, which</w:delText>
          </w:r>
          <w:r w:rsidR="00C561FD" w:rsidRPr="007A1196" w:rsidDel="00E825BD">
            <w:rPr>
              <w:rFonts w:ascii="Calibri" w:hAnsi="Calibri" w:cs="Calibri"/>
              <w:lang w:val="en-CA"/>
              <w:rPrChange w:id="1633" w:author="Reza Rajan" w:date="2020-03-13T11:13:00Z">
                <w:rPr>
                  <w:lang w:val="en-CA"/>
                </w:rPr>
              </w:rPrChange>
            </w:rPr>
            <w:delText xml:space="preserve"> </w:delText>
          </w:r>
        </w:del>
      </w:ins>
      <w:ins w:id="1634" w:author="Cameron" w:date="2020-03-13T09:29:00Z">
        <w:del w:id="1635" w:author="Reza Rajan" w:date="2020-03-13T09:49:00Z">
          <w:r w:rsidR="00C561FD" w:rsidRPr="007A1196" w:rsidDel="00E825BD">
            <w:rPr>
              <w:rFonts w:ascii="Calibri" w:hAnsi="Calibri" w:cs="Calibri"/>
              <w:lang w:val="en-CA"/>
              <w:rPrChange w:id="1636" w:author="Reza Rajan" w:date="2020-03-13T11:13:00Z">
                <w:rPr>
                  <w:lang w:val="en-CA"/>
                </w:rPr>
              </w:rPrChange>
            </w:rPr>
            <w:delText xml:space="preserve">directly measured the </w:delText>
          </w:r>
          <w:r w:rsidR="006267BC" w:rsidRPr="007A1196" w:rsidDel="00E825BD">
            <w:rPr>
              <w:rFonts w:ascii="Calibri" w:hAnsi="Calibri" w:cs="Calibri"/>
              <w:lang w:val="en-CA"/>
              <w:rPrChange w:id="1637" w:author="Reza Rajan" w:date="2020-03-13T11:13:00Z">
                <w:rPr>
                  <w:lang w:val="en-CA"/>
                </w:rPr>
              </w:rPrChange>
            </w:rPr>
            <w:delText xml:space="preserve">position.  The </w:delText>
          </w:r>
          <w:r w:rsidR="002E6B3C" w:rsidRPr="007A1196" w:rsidDel="00E825BD">
            <w:rPr>
              <w:rFonts w:ascii="Calibri" w:hAnsi="Calibri" w:cs="Calibri"/>
              <w:lang w:val="en-CA"/>
              <w:rPrChange w:id="1638" w:author="Reza Rajan" w:date="2020-03-13T11:13:00Z">
                <w:rPr>
                  <w:lang w:val="en-CA"/>
                </w:rPr>
              </w:rPrChange>
            </w:rPr>
            <w:delText>measurement model is therefore</w:delText>
          </w:r>
        </w:del>
      </w:ins>
    </w:p>
    <w:p w14:paraId="385F68A1" w14:textId="4A65F50A" w:rsidR="00040C8C" w:rsidRPr="007A1196" w:rsidRDefault="0051553C" w:rsidP="00B46C7D">
      <w:pPr>
        <w:spacing w:line="276" w:lineRule="auto"/>
        <w:jc w:val="both"/>
        <w:rPr>
          <w:rFonts w:ascii="Calibri" w:hAnsi="Calibri" w:cs="Calibri"/>
          <w:lang w:val="en-CA"/>
          <w:rPrChange w:id="1639" w:author="Reza Rajan" w:date="2020-03-13T11:13:00Z">
            <w:rPr>
              <w:rFonts w:asciiTheme="minorHAnsi" w:hAnsiTheme="minorHAnsi" w:cstheme="minorHAnsi"/>
            </w:rPr>
          </w:rPrChange>
        </w:rPr>
        <w:pPrChange w:id="1640" w:author="Reza Rajan" w:date="2020-03-13T09:37:00Z">
          <w:pPr>
            <w:spacing w:line="360" w:lineRule="auto"/>
            <w:jc w:val="both"/>
          </w:pPr>
        </w:pPrChange>
      </w:pPr>
      <m:oMath>
        <m:sSub>
          <m:sSubPr>
            <m:ctrlPr>
              <w:ins w:id="1641" w:author="Cameron" w:date="2020-03-13T09:29:00Z">
                <w:del w:id="1642" w:author="Reza Rajan" w:date="2020-03-13T09:49:00Z">
                  <w:rPr>
                    <w:rFonts w:ascii="Cambria Math" w:hAnsi="Cambria Math" w:cs="Calibri"/>
                    <w:i/>
                    <w:lang w:val="en-CA"/>
                    <w:rPrChange w:id="1643" w:author="Reza Rajan" w:date="2020-03-13T11:13:00Z">
                      <w:rPr>
                        <w:rFonts w:ascii="Cambria Math" w:hAnsi="Cambria Math" w:cs="Calibri"/>
                        <w:i/>
                        <w:lang w:val="en-CA"/>
                      </w:rPr>
                    </w:rPrChange>
                  </w:rPr>
                </w:del>
              </w:ins>
            </m:ctrlPr>
          </m:sSubPr>
          <m:e>
            <m:r>
              <w:ins w:id="1644" w:author="Cameron" w:date="2020-03-13T09:29:00Z">
                <w:del w:id="1645" w:author="Reza Rajan" w:date="2020-03-13T09:49:00Z">
                  <w:rPr>
                    <w:rFonts w:ascii="Cambria Math" w:hAnsi="Cambria Math" w:cs="Calibri"/>
                    <w:lang w:val="en-CA"/>
                    <w:rPrChange w:id="1646" w:author="Reza Rajan" w:date="2020-03-13T11:13:00Z">
                      <w:rPr>
                        <w:rFonts w:ascii="Cambria Math" w:hAnsi="Cambria Math" w:cs="Calibri"/>
                        <w:lang w:val="en-CA"/>
                      </w:rPr>
                    </w:rPrChange>
                  </w:rPr>
                  <m:t>z</m:t>
                </w:del>
              </w:ins>
            </m:r>
          </m:e>
          <m:sub>
            <m:r>
              <w:ins w:id="1647" w:author="Cameron" w:date="2020-03-13T09:29:00Z">
                <w:del w:id="1648" w:author="Reza Rajan" w:date="2020-03-13T09:49:00Z">
                  <w:rPr>
                    <w:rFonts w:ascii="Cambria Math" w:hAnsi="Cambria Math" w:cs="Calibri"/>
                    <w:lang w:val="en-CA"/>
                    <w:rPrChange w:id="1649" w:author="Reza Rajan" w:date="2020-03-13T11:13:00Z">
                      <w:rPr>
                        <w:rFonts w:ascii="Cambria Math" w:hAnsi="Cambria Math" w:cs="Calibri"/>
                        <w:lang w:val="en-CA"/>
                      </w:rPr>
                    </w:rPrChange>
                  </w:rPr>
                  <m:t>t</m:t>
                </w:del>
              </w:ins>
            </m:r>
          </m:sub>
        </m:sSub>
        <m:r>
          <w:ins w:id="1650" w:author="Cameron" w:date="2020-03-13T09:29:00Z">
            <w:del w:id="1651" w:author="Reza Rajan" w:date="2020-03-13T09:49:00Z">
              <w:rPr>
                <w:rFonts w:ascii="Cambria Math" w:hAnsi="Cambria Math" w:cs="Calibri"/>
                <w:lang w:val="en-CA"/>
                <w:rPrChange w:id="1652" w:author="Reza Rajan" w:date="2020-03-13T11:13:00Z">
                  <w:rPr>
                    <w:rFonts w:ascii="Cambria Math" w:hAnsi="Cambria Math" w:cs="Calibri"/>
                    <w:lang w:val="en-CA"/>
                  </w:rPr>
                </w:rPrChange>
              </w:rPr>
              <m:t>=</m:t>
            </w:del>
          </w:ins>
        </m:r>
        <m:d>
          <m:dPr>
            <m:begChr m:val="["/>
            <m:endChr m:val="]"/>
            <m:ctrlPr>
              <w:ins w:id="1653" w:author="Cameron" w:date="2020-03-13T09:29:00Z">
                <w:del w:id="1654" w:author="Reza Rajan" w:date="2020-03-13T09:49:00Z">
                  <w:rPr>
                    <w:rFonts w:ascii="Cambria Math" w:hAnsi="Cambria Math" w:cs="Calibri"/>
                    <w:i/>
                    <w:lang w:val="en-CA"/>
                    <w:rPrChange w:id="1655" w:author="Reza Rajan" w:date="2020-03-13T11:13:00Z">
                      <w:rPr>
                        <w:rFonts w:ascii="Cambria Math" w:hAnsi="Cambria Math" w:cs="Calibri"/>
                        <w:i/>
                        <w:lang w:val="en-CA"/>
                      </w:rPr>
                    </w:rPrChange>
                  </w:rPr>
                </w:del>
              </w:ins>
            </m:ctrlPr>
          </m:dPr>
          <m:e>
            <m:m>
              <m:mPr>
                <m:mcs>
                  <m:mc>
                    <m:mcPr>
                      <m:count m:val="3"/>
                      <m:mcJc m:val="center"/>
                    </m:mcPr>
                  </m:mc>
                </m:mcs>
                <m:ctrlPr>
                  <w:ins w:id="1656" w:author="Cameron" w:date="2020-03-13T09:29:00Z">
                    <w:del w:id="1657" w:author="Reza Rajan" w:date="2020-03-13T09:49:00Z">
                      <w:rPr>
                        <w:rFonts w:ascii="Cambria Math" w:hAnsi="Cambria Math" w:cs="Calibri"/>
                        <w:i/>
                        <w:lang w:val="en-CA"/>
                        <w:rPrChange w:id="1658" w:author="Reza Rajan" w:date="2020-03-13T11:13:00Z">
                          <w:rPr>
                            <w:rFonts w:ascii="Cambria Math" w:hAnsi="Cambria Math" w:cs="Calibri"/>
                            <w:i/>
                            <w:lang w:val="en-CA"/>
                          </w:rPr>
                        </w:rPrChange>
                      </w:rPr>
                    </w:del>
                  </w:ins>
                </m:ctrlPr>
              </m:mPr>
              <m:mr>
                <m:e>
                  <m:r>
                    <w:ins w:id="1659" w:author="Cameron" w:date="2020-03-13T09:29:00Z">
                      <w:del w:id="1660" w:author="Reza Rajan" w:date="2020-03-13T09:49:00Z">
                        <w:rPr>
                          <w:rFonts w:ascii="Cambria Math" w:hAnsi="Cambria Math" w:cs="Calibri"/>
                          <w:lang w:val="en-CA"/>
                          <w:rPrChange w:id="1661" w:author="Reza Rajan" w:date="2020-03-13T11:13:00Z">
                            <w:rPr>
                              <w:rFonts w:ascii="Cambria Math" w:hAnsi="Cambria Math" w:cs="Calibri"/>
                              <w:lang w:val="en-CA"/>
                            </w:rPr>
                          </w:rPrChange>
                        </w:rPr>
                        <m:t>1</m:t>
                      </w:del>
                    </w:ins>
                  </m:r>
                </m:e>
                <m:e>
                  <m:r>
                    <w:ins w:id="1662" w:author="Cameron" w:date="2020-03-13T09:29:00Z">
                      <w:del w:id="1663" w:author="Reza Rajan" w:date="2020-03-13T09:49:00Z">
                        <w:rPr>
                          <w:rFonts w:ascii="Cambria Math" w:hAnsi="Cambria Math" w:cs="Calibri"/>
                          <w:lang w:val="en-CA"/>
                          <w:rPrChange w:id="1664" w:author="Reza Rajan" w:date="2020-03-13T11:13:00Z">
                            <w:rPr>
                              <w:rFonts w:ascii="Cambria Math" w:hAnsi="Cambria Math" w:cs="Calibri"/>
                              <w:lang w:val="en-CA"/>
                            </w:rPr>
                          </w:rPrChange>
                        </w:rPr>
                        <m:t>0</m:t>
                      </w:del>
                    </w:ins>
                  </m:r>
                  <m:ctrlPr>
                    <w:del w:id="1665" w:author="Reza Rajan" w:date="2020-03-13T09:49:00Z">
                      <w:rPr>
                        <w:rFonts w:ascii="Cambria Math" w:eastAsia="Cambria Math" w:hAnsi="Cambria Math" w:cs="Calibri"/>
                        <w:i/>
                        <w:rPrChange w:id="1666" w:author="Reza Rajan" w:date="2020-03-13T11:13:00Z">
                          <w:rPr>
                            <w:rFonts w:ascii="Cambria Math" w:eastAsia="Cambria Math" w:hAnsi="Cambria Math" w:cs="Cambria Math"/>
                            <w:i/>
                          </w:rPr>
                        </w:rPrChange>
                      </w:rPr>
                    </w:del>
                  </m:ctrlPr>
                </m:e>
                <m:e>
                  <m:r>
                    <w:ins w:id="1667" w:author="Cameron" w:date="2020-03-13T09:29:00Z">
                      <w:del w:id="1668" w:author="Reza Rajan" w:date="2020-03-13T09:49:00Z">
                        <w:rPr>
                          <w:rFonts w:ascii="Cambria Math" w:eastAsia="Cambria Math" w:hAnsi="Cambria Math" w:cs="Calibri"/>
                          <w:rPrChange w:id="1669" w:author="Reza Rajan" w:date="2020-03-13T11:13:00Z">
                            <w:rPr>
                              <w:rFonts w:ascii="Cambria Math" w:eastAsia="Cambria Math" w:hAnsi="Cambria Math" w:cs="Calibri"/>
                            </w:rPr>
                          </w:rPrChange>
                        </w:rPr>
                        <m:t>0</m:t>
                      </w:del>
                    </w:ins>
                  </m:r>
                </m:e>
              </m:mr>
              <m:mr>
                <m:e>
                  <m:r>
                    <w:ins w:id="1670" w:author="Cameron" w:date="2020-03-13T09:29:00Z">
                      <w:del w:id="1671" w:author="Reza Rajan" w:date="2020-03-13T09:49:00Z">
                        <w:rPr>
                          <w:rFonts w:ascii="Cambria Math" w:hAnsi="Cambria Math" w:cs="Calibri"/>
                          <w:lang w:val="en-CA"/>
                          <w:rPrChange w:id="1672" w:author="Reza Rajan" w:date="2020-03-13T11:13:00Z">
                            <w:rPr>
                              <w:rFonts w:ascii="Cambria Math" w:hAnsi="Cambria Math" w:cs="Calibri"/>
                              <w:lang w:val="en-CA"/>
                            </w:rPr>
                          </w:rPrChange>
                        </w:rPr>
                        <m:t>0</m:t>
                      </w:del>
                    </w:ins>
                  </m:r>
                </m:e>
                <m:e>
                  <m:r>
                    <w:ins w:id="1673" w:author="Cameron" w:date="2020-03-13T09:29:00Z">
                      <w:del w:id="1674" w:author="Reza Rajan" w:date="2020-03-13T09:49:00Z">
                        <w:rPr>
                          <w:rFonts w:ascii="Cambria Math" w:hAnsi="Cambria Math" w:cs="Calibri"/>
                          <w:lang w:val="en-CA"/>
                          <w:rPrChange w:id="1675" w:author="Reza Rajan" w:date="2020-03-13T11:13:00Z">
                            <w:rPr>
                              <w:rFonts w:ascii="Cambria Math" w:hAnsi="Cambria Math" w:cs="Calibri"/>
                              <w:lang w:val="en-CA"/>
                            </w:rPr>
                          </w:rPrChange>
                        </w:rPr>
                        <m:t>1</m:t>
                      </w:del>
                    </w:ins>
                  </m:r>
                  <m:ctrlPr>
                    <w:del w:id="1676" w:author="Reza Rajan" w:date="2020-03-13T09:49:00Z">
                      <w:rPr>
                        <w:rFonts w:ascii="Cambria Math" w:eastAsia="Cambria Math" w:hAnsi="Cambria Math" w:cs="Calibri"/>
                        <w:i/>
                        <w:rPrChange w:id="1677" w:author="Reza Rajan" w:date="2020-03-13T11:13:00Z">
                          <w:rPr>
                            <w:rFonts w:ascii="Cambria Math" w:eastAsia="Cambria Math" w:hAnsi="Cambria Math" w:cs="Cambria Math"/>
                            <w:i/>
                          </w:rPr>
                        </w:rPrChange>
                      </w:rPr>
                    </w:del>
                  </m:ctrlPr>
                </m:e>
                <m:e>
                  <m:r>
                    <w:ins w:id="1678" w:author="Cameron" w:date="2020-03-13T09:29:00Z">
                      <w:del w:id="1679" w:author="Reza Rajan" w:date="2020-03-13T09:49:00Z">
                        <w:rPr>
                          <w:rFonts w:ascii="Cambria Math" w:eastAsia="Cambria Math" w:hAnsi="Cambria Math" w:cs="Calibri"/>
                          <w:rPrChange w:id="1680" w:author="Reza Rajan" w:date="2020-03-13T11:13:00Z">
                            <w:rPr>
                              <w:rFonts w:ascii="Cambria Math" w:eastAsia="Cambria Math" w:hAnsi="Cambria Math" w:cs="Calibri"/>
                            </w:rPr>
                          </w:rPrChange>
                        </w:rPr>
                        <m:t>0</m:t>
                      </w:del>
                    </w:ins>
                  </m:r>
                </m:e>
              </m:mr>
              <m:mr>
                <m:e>
                  <m:r>
                    <w:ins w:id="1681" w:author="Cameron" w:date="2020-03-13T09:29:00Z">
                      <w:del w:id="1682" w:author="Reza Rajan" w:date="2020-03-13T09:49:00Z">
                        <w:rPr>
                          <w:rFonts w:ascii="Cambria Math" w:hAnsi="Cambria Math" w:cs="Calibri"/>
                          <w:lang w:val="en-CA"/>
                          <w:rPrChange w:id="1683" w:author="Reza Rajan" w:date="2020-03-13T11:13:00Z">
                            <w:rPr>
                              <w:rFonts w:ascii="Cambria Math" w:hAnsi="Cambria Math" w:cs="Calibri"/>
                              <w:lang w:val="en-CA"/>
                            </w:rPr>
                          </w:rPrChange>
                        </w:rPr>
                        <m:t>0</m:t>
                      </w:del>
                    </w:ins>
                  </m:r>
                </m:e>
                <m:e>
                  <m:r>
                    <w:ins w:id="1684" w:author="Cameron" w:date="2020-03-13T09:29:00Z">
                      <w:del w:id="1685" w:author="Reza Rajan" w:date="2020-03-13T09:49:00Z">
                        <w:rPr>
                          <w:rFonts w:ascii="Cambria Math" w:hAnsi="Cambria Math" w:cs="Calibri"/>
                          <w:lang w:val="en-CA"/>
                          <w:rPrChange w:id="1686" w:author="Reza Rajan" w:date="2020-03-13T11:13:00Z">
                            <w:rPr>
                              <w:rFonts w:ascii="Cambria Math" w:hAnsi="Cambria Math" w:cs="Calibri"/>
                              <w:lang w:val="en-CA"/>
                            </w:rPr>
                          </w:rPrChange>
                        </w:rPr>
                        <m:t>0</m:t>
                      </w:del>
                    </w:ins>
                  </m:r>
                  <m:ctrlPr>
                    <w:del w:id="1687" w:author="Reza Rajan" w:date="2020-03-13T09:49:00Z">
                      <w:rPr>
                        <w:rFonts w:ascii="Cambria Math" w:eastAsia="Cambria Math" w:hAnsi="Cambria Math" w:cs="Calibri"/>
                        <w:i/>
                        <w:rPrChange w:id="1688" w:author="Reza Rajan" w:date="2020-03-13T11:13:00Z">
                          <w:rPr>
                            <w:rFonts w:ascii="Cambria Math" w:eastAsia="Cambria Math" w:hAnsi="Cambria Math" w:cs="Cambria Math"/>
                            <w:i/>
                          </w:rPr>
                        </w:rPrChange>
                      </w:rPr>
                    </w:del>
                  </m:ctrlPr>
                </m:e>
                <m:e>
                  <m:r>
                    <w:ins w:id="1689" w:author="Cameron" w:date="2020-03-13T09:29:00Z">
                      <w:del w:id="1690" w:author="Reza Rajan" w:date="2020-03-13T09:49:00Z">
                        <w:rPr>
                          <w:rFonts w:ascii="Cambria Math" w:eastAsia="Cambria Math" w:hAnsi="Cambria Math" w:cs="Calibri"/>
                          <w:rPrChange w:id="1691" w:author="Reza Rajan" w:date="2020-03-13T11:13:00Z">
                            <w:rPr>
                              <w:rFonts w:ascii="Cambria Math" w:eastAsia="Cambria Math" w:hAnsi="Cambria Math" w:cs="Calibri"/>
                            </w:rPr>
                          </w:rPrChange>
                        </w:rPr>
                        <m:t>1</m:t>
                      </w:del>
                    </w:ins>
                  </m:r>
                </m:e>
              </m:mr>
            </m:m>
          </m:e>
        </m:d>
        <m:d>
          <m:dPr>
            <m:begChr m:val="["/>
            <m:endChr m:val="]"/>
            <m:ctrlPr>
              <w:ins w:id="1692" w:author="Cameron" w:date="2020-03-13T09:29:00Z">
                <w:del w:id="1693" w:author="Reza Rajan" w:date="2020-03-13T09:49:00Z">
                  <w:rPr>
                    <w:rFonts w:ascii="Cambria Math" w:hAnsi="Cambria Math" w:cs="Calibri"/>
                    <w:i/>
                    <w:lang w:val="en-CA"/>
                    <w:rPrChange w:id="1694" w:author="Reza Rajan" w:date="2020-03-13T11:13:00Z">
                      <w:rPr>
                        <w:rFonts w:ascii="Cambria Math" w:hAnsi="Cambria Math" w:cs="Calibri"/>
                        <w:i/>
                        <w:lang w:val="en-CA"/>
                      </w:rPr>
                    </w:rPrChange>
                  </w:rPr>
                </w:del>
              </w:ins>
            </m:ctrlPr>
          </m:dPr>
          <m:e>
            <m:m>
              <m:mPr>
                <m:mcs>
                  <m:mc>
                    <m:mcPr>
                      <m:count m:val="1"/>
                      <m:mcJc m:val="center"/>
                    </m:mcPr>
                  </m:mc>
                </m:mcs>
                <m:ctrlPr>
                  <w:ins w:id="1695" w:author="Cameron" w:date="2020-03-13T09:29:00Z">
                    <w:del w:id="1696" w:author="Reza Rajan" w:date="2020-03-13T09:49:00Z">
                      <w:rPr>
                        <w:rFonts w:ascii="Cambria Math" w:hAnsi="Cambria Math" w:cs="Calibri"/>
                        <w:i/>
                        <w:lang w:val="en-CA"/>
                        <w:rPrChange w:id="1697" w:author="Reza Rajan" w:date="2020-03-13T11:13:00Z">
                          <w:rPr>
                            <w:rFonts w:ascii="Cambria Math" w:hAnsi="Cambria Math" w:cs="Calibri"/>
                            <w:i/>
                            <w:lang w:val="en-CA"/>
                          </w:rPr>
                        </w:rPrChange>
                      </w:rPr>
                    </w:del>
                  </w:ins>
                </m:ctrlPr>
              </m:mPr>
              <m:mr>
                <m:e>
                  <m:sSub>
                    <m:sSubPr>
                      <m:ctrlPr>
                        <w:ins w:id="1698" w:author="Cameron" w:date="2020-03-13T09:30:00Z">
                          <w:del w:id="1699" w:author="Reza Rajan" w:date="2020-03-13T09:49:00Z">
                            <w:rPr>
                              <w:rFonts w:ascii="Cambria Math" w:hAnsi="Cambria Math" w:cs="Calibri"/>
                              <w:i/>
                              <w:lang w:val="en-CA"/>
                              <w:rPrChange w:id="1700" w:author="Reza Rajan" w:date="2020-03-13T11:13:00Z">
                                <w:rPr>
                                  <w:rFonts w:ascii="Cambria Math" w:hAnsi="Cambria Math" w:cs="Calibri"/>
                                  <w:i/>
                                  <w:lang w:val="en-CA"/>
                                </w:rPr>
                              </w:rPrChange>
                            </w:rPr>
                          </w:del>
                        </w:ins>
                      </m:ctrlPr>
                    </m:sSubPr>
                    <m:e>
                      <m:r>
                        <w:ins w:id="1701" w:author="Cameron" w:date="2020-03-13T09:30:00Z">
                          <w:del w:id="1702" w:author="Reza Rajan" w:date="2020-03-13T09:49:00Z">
                            <w:rPr>
                              <w:rFonts w:ascii="Cambria Math" w:hAnsi="Cambria Math" w:cs="Calibri"/>
                              <w:lang w:val="en-CA"/>
                              <w:rPrChange w:id="1703" w:author="Reza Rajan" w:date="2020-03-13T11:13:00Z">
                                <w:rPr>
                                  <w:rFonts w:ascii="Cambria Math" w:hAnsi="Cambria Math" w:cs="Calibri"/>
                                  <w:lang w:val="en-CA"/>
                                </w:rPr>
                              </w:rPrChange>
                            </w:rPr>
                            <m:t>x</m:t>
                          </w:del>
                        </w:ins>
                      </m:r>
                    </m:e>
                    <m:sub>
                      <m:r>
                        <w:ins w:id="1704" w:author="Cameron" w:date="2020-03-13T09:30:00Z">
                          <w:del w:id="1705" w:author="Reza Rajan" w:date="2020-03-13T09:49:00Z">
                            <w:rPr>
                              <w:rFonts w:ascii="Cambria Math" w:hAnsi="Cambria Math" w:cs="Calibri"/>
                              <w:lang w:val="en-CA"/>
                              <w:rPrChange w:id="1706" w:author="Reza Rajan" w:date="2020-03-13T11:13:00Z">
                                <w:rPr>
                                  <w:rFonts w:ascii="Cambria Math" w:hAnsi="Cambria Math" w:cs="Calibri"/>
                                  <w:lang w:val="en-CA"/>
                                </w:rPr>
                              </w:rPrChange>
                            </w:rPr>
                            <m:t>1,t</m:t>
                          </w:del>
                        </w:ins>
                      </m:r>
                    </m:sub>
                  </m:sSub>
                </m:e>
              </m:mr>
              <m:mr>
                <m:e>
                  <m:sSub>
                    <m:sSubPr>
                      <m:ctrlPr>
                        <w:ins w:id="1707" w:author="Cameron" w:date="2020-03-13T09:30:00Z">
                          <w:del w:id="1708" w:author="Reza Rajan" w:date="2020-03-13T09:49:00Z">
                            <w:rPr>
                              <w:rFonts w:ascii="Cambria Math" w:hAnsi="Cambria Math" w:cs="Calibri"/>
                              <w:i/>
                              <w:lang w:val="en-CA"/>
                              <w:rPrChange w:id="1709" w:author="Reza Rajan" w:date="2020-03-13T11:13:00Z">
                                <w:rPr>
                                  <w:rFonts w:ascii="Cambria Math" w:hAnsi="Cambria Math" w:cs="Calibri"/>
                                  <w:i/>
                                  <w:lang w:val="en-CA"/>
                                </w:rPr>
                              </w:rPrChange>
                            </w:rPr>
                          </w:del>
                        </w:ins>
                      </m:ctrlPr>
                    </m:sSubPr>
                    <m:e>
                      <m:r>
                        <w:ins w:id="1710" w:author="Cameron" w:date="2020-03-13T09:30:00Z">
                          <w:del w:id="1711" w:author="Reza Rajan" w:date="2020-03-13T09:49:00Z">
                            <w:rPr>
                              <w:rFonts w:ascii="Cambria Math" w:hAnsi="Cambria Math" w:cs="Calibri"/>
                              <w:lang w:val="en-CA"/>
                              <w:rPrChange w:id="1712" w:author="Reza Rajan" w:date="2020-03-13T11:13:00Z">
                                <w:rPr>
                                  <w:rFonts w:ascii="Cambria Math" w:hAnsi="Cambria Math" w:cs="Calibri"/>
                                  <w:lang w:val="en-CA"/>
                                </w:rPr>
                              </w:rPrChange>
                            </w:rPr>
                            <m:t>x</m:t>
                          </w:del>
                        </w:ins>
                      </m:r>
                    </m:e>
                    <m:sub>
                      <m:r>
                        <w:ins w:id="1713" w:author="Cameron" w:date="2020-03-13T09:30:00Z">
                          <w:del w:id="1714" w:author="Reza Rajan" w:date="2020-03-13T09:49:00Z">
                            <w:rPr>
                              <w:rFonts w:ascii="Cambria Math" w:hAnsi="Cambria Math" w:cs="Calibri"/>
                              <w:lang w:val="en-CA"/>
                              <w:rPrChange w:id="1715" w:author="Reza Rajan" w:date="2020-03-13T11:13:00Z">
                                <w:rPr>
                                  <w:rFonts w:ascii="Cambria Math" w:hAnsi="Cambria Math" w:cs="Calibri"/>
                                  <w:lang w:val="en-CA"/>
                                </w:rPr>
                              </w:rPrChange>
                            </w:rPr>
                            <m:t>2,t</m:t>
                          </w:del>
                        </w:ins>
                      </m:r>
                    </m:sub>
                  </m:sSub>
                </m:e>
              </m:mr>
              <m:mr>
                <m:e>
                  <m:sSub>
                    <m:sSubPr>
                      <m:ctrlPr>
                        <w:ins w:id="1716" w:author="Cameron" w:date="2020-03-13T09:30:00Z">
                          <w:del w:id="1717" w:author="Reza Rajan" w:date="2020-03-13T09:49:00Z">
                            <w:rPr>
                              <w:rFonts w:ascii="Cambria Math" w:hAnsi="Cambria Math" w:cs="Calibri"/>
                              <w:i/>
                              <w:lang w:val="en-CA"/>
                              <w:rPrChange w:id="1718" w:author="Reza Rajan" w:date="2020-03-13T11:13:00Z">
                                <w:rPr>
                                  <w:rFonts w:ascii="Cambria Math" w:hAnsi="Cambria Math" w:cs="Calibri"/>
                                  <w:i/>
                                  <w:lang w:val="en-CA"/>
                                </w:rPr>
                              </w:rPrChange>
                            </w:rPr>
                          </w:del>
                        </w:ins>
                      </m:ctrlPr>
                    </m:sSubPr>
                    <m:e>
                      <m:r>
                        <w:ins w:id="1719" w:author="Cameron" w:date="2020-03-13T09:30:00Z">
                          <w:del w:id="1720" w:author="Reza Rajan" w:date="2020-03-13T09:49:00Z">
                            <w:rPr>
                              <w:rFonts w:ascii="Cambria Math" w:hAnsi="Cambria Math" w:cs="Calibri"/>
                              <w:lang w:val="en-CA"/>
                              <w:rPrChange w:id="1721" w:author="Reza Rajan" w:date="2020-03-13T11:13:00Z">
                                <w:rPr>
                                  <w:rFonts w:ascii="Cambria Math" w:hAnsi="Cambria Math" w:cs="Calibri"/>
                                  <w:lang w:val="en-CA"/>
                                </w:rPr>
                              </w:rPrChange>
                            </w:rPr>
                            <m:t>x</m:t>
                          </w:del>
                        </w:ins>
                      </m:r>
                    </m:e>
                    <m:sub>
                      <m:r>
                        <w:ins w:id="1722" w:author="Cameron" w:date="2020-03-13T09:30:00Z">
                          <w:del w:id="1723" w:author="Reza Rajan" w:date="2020-03-13T09:49:00Z">
                            <w:rPr>
                              <w:rFonts w:ascii="Cambria Math" w:hAnsi="Cambria Math" w:cs="Calibri"/>
                              <w:lang w:val="en-CA"/>
                              <w:rPrChange w:id="1724" w:author="Reza Rajan" w:date="2020-03-13T11:13:00Z">
                                <w:rPr>
                                  <w:rFonts w:ascii="Cambria Math" w:hAnsi="Cambria Math" w:cs="Calibri"/>
                                  <w:lang w:val="en-CA"/>
                                </w:rPr>
                              </w:rPrChange>
                            </w:rPr>
                            <m:t>3,t</m:t>
                          </w:del>
                        </w:ins>
                      </m:r>
                    </m:sub>
                  </m:sSub>
                </m:e>
              </m:mr>
            </m:m>
          </m:e>
        </m:d>
      </m:oMath>
      <w:ins w:id="1725" w:author="Cameron" w:date="2020-03-13T09:44:00Z">
        <w:del w:id="1726" w:author="Reza Rajan" w:date="2020-03-13T09:49:00Z">
          <w:r w:rsidR="00DA1C82" w:rsidRPr="007A1196" w:rsidDel="00E825BD">
            <w:rPr>
              <w:rFonts w:ascii="Calibri" w:hAnsi="Calibri" w:cs="Calibri"/>
              <w:lang w:val="en-CA"/>
              <w:rPrChange w:id="1727" w:author="Reza Rajan" w:date="2020-03-13T11:13:00Z">
                <w:rPr>
                  <w:rFonts w:ascii="Calibri" w:hAnsi="Calibri" w:cs="Calibri"/>
                  <w:lang w:val="en-CA"/>
                </w:rPr>
              </w:rPrChange>
            </w:rPr>
            <w:delText>is</w:delText>
          </w:r>
        </w:del>
      </w:ins>
    </w:p>
    <w:sectPr w:rsidR="00040C8C" w:rsidRPr="007A1196" w:rsidSect="00520A1D">
      <w:footerReference w:type="default" r:id="rId25"/>
      <w:pgSz w:w="12240" w:h="15840"/>
      <w:pgMar w:top="1440" w:right="1080" w:bottom="1440" w:left="1080" w:header="708" w:footer="708" w:gutter="0"/>
      <w:cols w:num="2" w:space="720"/>
      <w:titlePg/>
      <w:docGrid w:linePitch="360"/>
      <w:sectPrChange w:id="1728" w:author="Cameron" w:date="2020-03-13T11:13:00Z">
        <w:sectPr w:rsidR="00040C8C" w:rsidRPr="007A1196" w:rsidSect="00520A1D">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F1EF0" w14:textId="77777777" w:rsidR="00E265E6" w:rsidRDefault="00E265E6" w:rsidP="005D7272">
      <w:r>
        <w:separator/>
      </w:r>
    </w:p>
  </w:endnote>
  <w:endnote w:type="continuationSeparator" w:id="0">
    <w:p w14:paraId="35590B65" w14:textId="77777777" w:rsidR="00E265E6" w:rsidRDefault="00E265E6" w:rsidP="005D7272">
      <w:r>
        <w:continuationSeparator/>
      </w:r>
    </w:p>
  </w:endnote>
  <w:endnote w:type="continuationNotice" w:id="1">
    <w:p w14:paraId="6ED3B810" w14:textId="77777777" w:rsidR="00E265E6" w:rsidRDefault="00E265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886083"/>
      <w:docPartObj>
        <w:docPartGallery w:val="Page Numbers (Bottom of Page)"/>
        <w:docPartUnique/>
      </w:docPartObj>
    </w:sdtPr>
    <w:sdtEndPr>
      <w:rPr>
        <w:noProof/>
      </w:rPr>
    </w:sdtEndPr>
    <w:sdtContent>
      <w:p w14:paraId="3DEC4669" w14:textId="7A625209" w:rsidR="009B6933" w:rsidRDefault="009B69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D381E" w14:textId="5DE89B1B" w:rsidR="009B6933" w:rsidRDefault="009B6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F41DC" w14:textId="77777777" w:rsidR="00E265E6" w:rsidRDefault="00E265E6" w:rsidP="005D7272">
      <w:r>
        <w:separator/>
      </w:r>
    </w:p>
  </w:footnote>
  <w:footnote w:type="continuationSeparator" w:id="0">
    <w:p w14:paraId="0793FC91" w14:textId="77777777" w:rsidR="00E265E6" w:rsidRDefault="00E265E6" w:rsidP="005D7272">
      <w:r>
        <w:continuationSeparator/>
      </w:r>
    </w:p>
  </w:footnote>
  <w:footnote w:type="continuationNotice" w:id="1">
    <w:p w14:paraId="493A08F3" w14:textId="77777777" w:rsidR="00E265E6" w:rsidRDefault="00E265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761A3"/>
    <w:multiLevelType w:val="hybridMultilevel"/>
    <w:tmpl w:val="D4B848A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7576F5"/>
    <w:multiLevelType w:val="hybridMultilevel"/>
    <w:tmpl w:val="208040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650729"/>
    <w:multiLevelType w:val="hybridMultilevel"/>
    <w:tmpl w:val="253E086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0F031270"/>
    <w:multiLevelType w:val="hybridMultilevel"/>
    <w:tmpl w:val="3B92AD4E"/>
    <w:lvl w:ilvl="0" w:tplc="C644CBE8">
      <w:start w:val="1"/>
      <w:numFmt w:val="lowerLetter"/>
      <w:lvlText w:val="%1)"/>
      <w:lvlJc w:val="left"/>
      <w:pPr>
        <w:ind w:left="720" w:hanging="360"/>
      </w:pPr>
      <w:rPr>
        <w:rFonts w:ascii="Arial" w:hAnsi="Arial" w:cs="Arial"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B71E86"/>
    <w:multiLevelType w:val="hybridMultilevel"/>
    <w:tmpl w:val="79042BC4"/>
    <w:lvl w:ilvl="0" w:tplc="F9F01300">
      <w:start w:val="1"/>
      <w:numFmt w:val="lowerRoman"/>
      <w:lvlText w:val="%1."/>
      <w:lvlJc w:val="righ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703DB"/>
    <w:multiLevelType w:val="hybridMultilevel"/>
    <w:tmpl w:val="EB885452"/>
    <w:lvl w:ilvl="0" w:tplc="7E420FF0">
      <w:start w:val="4"/>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62834E3"/>
    <w:multiLevelType w:val="hybridMultilevel"/>
    <w:tmpl w:val="626C360E"/>
    <w:lvl w:ilvl="0" w:tplc="F9F01300">
      <w:start w:val="1"/>
      <w:numFmt w:val="lowerRoman"/>
      <w:lvlText w:val="%1."/>
      <w:lvlJc w:val="right"/>
      <w:pPr>
        <w:ind w:left="720" w:hanging="360"/>
      </w:pPr>
      <w:rPr>
        <w:rFonts w:asciiTheme="minorHAnsi" w:hAnsiTheme="minorHAnsi" w:cstheme="min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8CF76D1"/>
    <w:multiLevelType w:val="hybridMultilevel"/>
    <w:tmpl w:val="0F6018BA"/>
    <w:lvl w:ilvl="0" w:tplc="F9F01300">
      <w:start w:val="1"/>
      <w:numFmt w:val="lowerRoman"/>
      <w:lvlText w:val="%1."/>
      <w:lvlJc w:val="righ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97F16"/>
    <w:multiLevelType w:val="hybridMultilevel"/>
    <w:tmpl w:val="7A8CCAD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0334C76"/>
    <w:multiLevelType w:val="hybridMultilevel"/>
    <w:tmpl w:val="09A2C610"/>
    <w:lvl w:ilvl="0" w:tplc="21A2BC34">
      <w:start w:val="1"/>
      <w:numFmt w:val="lowerLetter"/>
      <w:lvlText w:val="%1)"/>
      <w:lvlJc w:val="left"/>
      <w:pPr>
        <w:ind w:left="720" w:hanging="360"/>
      </w:pPr>
      <w:rPr>
        <w:rFonts w:ascii="Arial" w:hAnsi="Arial" w:cs="Arial" w:hint="default"/>
      </w:rPr>
    </w:lvl>
    <w:lvl w:ilvl="1" w:tplc="F9F01300">
      <w:start w:val="1"/>
      <w:numFmt w:val="lowerRoman"/>
      <w:lvlText w:val="%2."/>
      <w:lvlJc w:val="right"/>
      <w:pPr>
        <w:ind w:left="1440" w:hanging="360"/>
      </w:pPr>
      <w:rPr>
        <w:rFonts w:asciiTheme="minorHAnsi" w:hAnsiTheme="minorHAnsi" w:cstheme="minorHAns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0C4018E"/>
    <w:multiLevelType w:val="hybridMultilevel"/>
    <w:tmpl w:val="228499AC"/>
    <w:lvl w:ilvl="0" w:tplc="21A2BC34">
      <w:start w:val="1"/>
      <w:numFmt w:val="lowerLetter"/>
      <w:lvlText w:val="%1)"/>
      <w:lvlJc w:val="left"/>
      <w:pPr>
        <w:ind w:left="720" w:hanging="360"/>
      </w:pPr>
      <w:rPr>
        <w:rFonts w:ascii="Arial" w:hAnsi="Arial" w:cs="Arial"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3CE1A61"/>
    <w:multiLevelType w:val="hybridMultilevel"/>
    <w:tmpl w:val="6FCE944C"/>
    <w:lvl w:ilvl="0" w:tplc="1009001B">
      <w:start w:val="1"/>
      <w:numFmt w:val="low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ED659E1"/>
    <w:multiLevelType w:val="hybridMultilevel"/>
    <w:tmpl w:val="96082D5A"/>
    <w:lvl w:ilvl="0" w:tplc="F9F01300">
      <w:start w:val="1"/>
      <w:numFmt w:val="lowerRoman"/>
      <w:lvlText w:val="%1."/>
      <w:lvlJc w:val="righ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22C6C"/>
    <w:multiLevelType w:val="hybridMultilevel"/>
    <w:tmpl w:val="9424CED8"/>
    <w:lvl w:ilvl="0" w:tplc="A00A4F1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DBD7F8F"/>
    <w:multiLevelType w:val="hybridMultilevel"/>
    <w:tmpl w:val="0C4C35A4"/>
    <w:lvl w:ilvl="0" w:tplc="449C65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14"/>
  </w:num>
  <w:num w:numId="5">
    <w:abstractNumId w:val="13"/>
  </w:num>
  <w:num w:numId="6">
    <w:abstractNumId w:val="0"/>
  </w:num>
  <w:num w:numId="7">
    <w:abstractNumId w:val="10"/>
  </w:num>
  <w:num w:numId="8">
    <w:abstractNumId w:val="8"/>
  </w:num>
  <w:num w:numId="9">
    <w:abstractNumId w:val="6"/>
  </w:num>
  <w:num w:numId="10">
    <w:abstractNumId w:val="11"/>
  </w:num>
  <w:num w:numId="11">
    <w:abstractNumId w:val="2"/>
  </w:num>
  <w:num w:numId="12">
    <w:abstractNumId w:val="5"/>
  </w:num>
  <w:num w:numId="13">
    <w:abstractNumId w:val="7"/>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B5"/>
    <w:rsid w:val="00000073"/>
    <w:rsid w:val="00003508"/>
    <w:rsid w:val="0000417E"/>
    <w:rsid w:val="00005468"/>
    <w:rsid w:val="00007559"/>
    <w:rsid w:val="00007581"/>
    <w:rsid w:val="000076C0"/>
    <w:rsid w:val="00007CA0"/>
    <w:rsid w:val="000116A4"/>
    <w:rsid w:val="0001327F"/>
    <w:rsid w:val="0001664C"/>
    <w:rsid w:val="0002080C"/>
    <w:rsid w:val="00027989"/>
    <w:rsid w:val="00032BE1"/>
    <w:rsid w:val="0003350C"/>
    <w:rsid w:val="00040C77"/>
    <w:rsid w:val="00040C8C"/>
    <w:rsid w:val="00042AC7"/>
    <w:rsid w:val="0004391A"/>
    <w:rsid w:val="00045086"/>
    <w:rsid w:val="00046A03"/>
    <w:rsid w:val="00046EB6"/>
    <w:rsid w:val="00051158"/>
    <w:rsid w:val="00053AEB"/>
    <w:rsid w:val="0005781D"/>
    <w:rsid w:val="00060CD7"/>
    <w:rsid w:val="0006355F"/>
    <w:rsid w:val="00063AF6"/>
    <w:rsid w:val="00065BDF"/>
    <w:rsid w:val="00070E0D"/>
    <w:rsid w:val="00074114"/>
    <w:rsid w:val="000758E4"/>
    <w:rsid w:val="0008066A"/>
    <w:rsid w:val="00080FCA"/>
    <w:rsid w:val="000826ED"/>
    <w:rsid w:val="00083957"/>
    <w:rsid w:val="00084C58"/>
    <w:rsid w:val="00095FD5"/>
    <w:rsid w:val="000A2844"/>
    <w:rsid w:val="000A77DD"/>
    <w:rsid w:val="000B0195"/>
    <w:rsid w:val="000B0C2A"/>
    <w:rsid w:val="000B6247"/>
    <w:rsid w:val="000C31A1"/>
    <w:rsid w:val="000C6E01"/>
    <w:rsid w:val="000D60E2"/>
    <w:rsid w:val="000D7794"/>
    <w:rsid w:val="000D7B74"/>
    <w:rsid w:val="000D7F30"/>
    <w:rsid w:val="000E03EA"/>
    <w:rsid w:val="000E6629"/>
    <w:rsid w:val="000F1160"/>
    <w:rsid w:val="000F2325"/>
    <w:rsid w:val="000F2CDF"/>
    <w:rsid w:val="000F4173"/>
    <w:rsid w:val="000F742D"/>
    <w:rsid w:val="00101B49"/>
    <w:rsid w:val="00102F7D"/>
    <w:rsid w:val="00103B12"/>
    <w:rsid w:val="00104578"/>
    <w:rsid w:val="001119F4"/>
    <w:rsid w:val="0011403C"/>
    <w:rsid w:val="00123ED1"/>
    <w:rsid w:val="00125E73"/>
    <w:rsid w:val="00134E78"/>
    <w:rsid w:val="001400C2"/>
    <w:rsid w:val="001463F4"/>
    <w:rsid w:val="00146A81"/>
    <w:rsid w:val="00146B5A"/>
    <w:rsid w:val="001540A5"/>
    <w:rsid w:val="00154C62"/>
    <w:rsid w:val="00156AAF"/>
    <w:rsid w:val="00161732"/>
    <w:rsid w:val="00162500"/>
    <w:rsid w:val="001626FB"/>
    <w:rsid w:val="00162709"/>
    <w:rsid w:val="00166C7A"/>
    <w:rsid w:val="001813E3"/>
    <w:rsid w:val="00182A45"/>
    <w:rsid w:val="00190AFC"/>
    <w:rsid w:val="00197B17"/>
    <w:rsid w:val="001A0EB7"/>
    <w:rsid w:val="001A251D"/>
    <w:rsid w:val="001A5845"/>
    <w:rsid w:val="001A5FC4"/>
    <w:rsid w:val="001A7D15"/>
    <w:rsid w:val="001B0898"/>
    <w:rsid w:val="001B1777"/>
    <w:rsid w:val="001B21AB"/>
    <w:rsid w:val="001B5EA3"/>
    <w:rsid w:val="001B79B3"/>
    <w:rsid w:val="001C05AE"/>
    <w:rsid w:val="001C2030"/>
    <w:rsid w:val="001C55D0"/>
    <w:rsid w:val="001C5698"/>
    <w:rsid w:val="001C76E5"/>
    <w:rsid w:val="001D1822"/>
    <w:rsid w:val="001D2428"/>
    <w:rsid w:val="001D4918"/>
    <w:rsid w:val="001E0781"/>
    <w:rsid w:val="001E0907"/>
    <w:rsid w:val="001E7942"/>
    <w:rsid w:val="001E7CA8"/>
    <w:rsid w:val="001F214F"/>
    <w:rsid w:val="001F23A7"/>
    <w:rsid w:val="001F28B6"/>
    <w:rsid w:val="001F298B"/>
    <w:rsid w:val="001F3231"/>
    <w:rsid w:val="001F3C1D"/>
    <w:rsid w:val="0020011E"/>
    <w:rsid w:val="002107D0"/>
    <w:rsid w:val="00211B48"/>
    <w:rsid w:val="00214B8E"/>
    <w:rsid w:val="00236E24"/>
    <w:rsid w:val="002370D6"/>
    <w:rsid w:val="00243FB3"/>
    <w:rsid w:val="0024586C"/>
    <w:rsid w:val="00245FCC"/>
    <w:rsid w:val="002511B5"/>
    <w:rsid w:val="00251B85"/>
    <w:rsid w:val="00253022"/>
    <w:rsid w:val="00253CE0"/>
    <w:rsid w:val="002541AD"/>
    <w:rsid w:val="002602BC"/>
    <w:rsid w:val="00260B5D"/>
    <w:rsid w:val="00260E1A"/>
    <w:rsid w:val="00262155"/>
    <w:rsid w:val="002642AA"/>
    <w:rsid w:val="002649C4"/>
    <w:rsid w:val="002666F1"/>
    <w:rsid w:val="00275B03"/>
    <w:rsid w:val="00277BA6"/>
    <w:rsid w:val="0028028E"/>
    <w:rsid w:val="00281827"/>
    <w:rsid w:val="0028207A"/>
    <w:rsid w:val="002830A1"/>
    <w:rsid w:val="00286712"/>
    <w:rsid w:val="00287AC4"/>
    <w:rsid w:val="00290A5E"/>
    <w:rsid w:val="0029319E"/>
    <w:rsid w:val="00294879"/>
    <w:rsid w:val="002963A6"/>
    <w:rsid w:val="00296423"/>
    <w:rsid w:val="002A661A"/>
    <w:rsid w:val="002B1B57"/>
    <w:rsid w:val="002B5497"/>
    <w:rsid w:val="002C05A2"/>
    <w:rsid w:val="002C0FBC"/>
    <w:rsid w:val="002C3CB5"/>
    <w:rsid w:val="002C3D34"/>
    <w:rsid w:val="002C4365"/>
    <w:rsid w:val="002C6400"/>
    <w:rsid w:val="002C7DED"/>
    <w:rsid w:val="002D2FFA"/>
    <w:rsid w:val="002D4569"/>
    <w:rsid w:val="002E6B3C"/>
    <w:rsid w:val="002F3248"/>
    <w:rsid w:val="002F4791"/>
    <w:rsid w:val="002F5B38"/>
    <w:rsid w:val="00303C91"/>
    <w:rsid w:val="00303E3D"/>
    <w:rsid w:val="00305A08"/>
    <w:rsid w:val="00307B40"/>
    <w:rsid w:val="003103C8"/>
    <w:rsid w:val="00315F9B"/>
    <w:rsid w:val="00317C51"/>
    <w:rsid w:val="00317E04"/>
    <w:rsid w:val="003217B2"/>
    <w:rsid w:val="00321977"/>
    <w:rsid w:val="00333E5B"/>
    <w:rsid w:val="00336795"/>
    <w:rsid w:val="00336DEF"/>
    <w:rsid w:val="00350482"/>
    <w:rsid w:val="00351CEB"/>
    <w:rsid w:val="00351DED"/>
    <w:rsid w:val="0035596D"/>
    <w:rsid w:val="00355BDE"/>
    <w:rsid w:val="00356339"/>
    <w:rsid w:val="0035639C"/>
    <w:rsid w:val="003576B7"/>
    <w:rsid w:val="0036479B"/>
    <w:rsid w:val="003647FB"/>
    <w:rsid w:val="003654A8"/>
    <w:rsid w:val="00375DCB"/>
    <w:rsid w:val="00375E3D"/>
    <w:rsid w:val="00382F25"/>
    <w:rsid w:val="00383B0B"/>
    <w:rsid w:val="003841A7"/>
    <w:rsid w:val="0038487A"/>
    <w:rsid w:val="00387524"/>
    <w:rsid w:val="0039311C"/>
    <w:rsid w:val="00397437"/>
    <w:rsid w:val="003978AD"/>
    <w:rsid w:val="003A17AB"/>
    <w:rsid w:val="003A3B60"/>
    <w:rsid w:val="003A6082"/>
    <w:rsid w:val="003B5D7E"/>
    <w:rsid w:val="003C352D"/>
    <w:rsid w:val="003C383B"/>
    <w:rsid w:val="003C5095"/>
    <w:rsid w:val="003D1A2D"/>
    <w:rsid w:val="003D2A2B"/>
    <w:rsid w:val="003D2BB5"/>
    <w:rsid w:val="003D2F91"/>
    <w:rsid w:val="003D5C97"/>
    <w:rsid w:val="003D74B5"/>
    <w:rsid w:val="003D774B"/>
    <w:rsid w:val="003E0A08"/>
    <w:rsid w:val="003E2DA9"/>
    <w:rsid w:val="003E3168"/>
    <w:rsid w:val="003E3515"/>
    <w:rsid w:val="003E7F03"/>
    <w:rsid w:val="003F162C"/>
    <w:rsid w:val="003F2B81"/>
    <w:rsid w:val="003F6287"/>
    <w:rsid w:val="003F6D45"/>
    <w:rsid w:val="0040290C"/>
    <w:rsid w:val="00407210"/>
    <w:rsid w:val="00413AD3"/>
    <w:rsid w:val="00416295"/>
    <w:rsid w:val="004164D4"/>
    <w:rsid w:val="00420911"/>
    <w:rsid w:val="00422C44"/>
    <w:rsid w:val="00430D0B"/>
    <w:rsid w:val="0043568D"/>
    <w:rsid w:val="004362F4"/>
    <w:rsid w:val="00440ACF"/>
    <w:rsid w:val="00440DA2"/>
    <w:rsid w:val="004445D4"/>
    <w:rsid w:val="00444D93"/>
    <w:rsid w:val="00446351"/>
    <w:rsid w:val="00454A5C"/>
    <w:rsid w:val="00464688"/>
    <w:rsid w:val="00466E26"/>
    <w:rsid w:val="00467FE8"/>
    <w:rsid w:val="004700E8"/>
    <w:rsid w:val="00472A88"/>
    <w:rsid w:val="004743CA"/>
    <w:rsid w:val="004745F5"/>
    <w:rsid w:val="004820D2"/>
    <w:rsid w:val="00487ADD"/>
    <w:rsid w:val="0049415D"/>
    <w:rsid w:val="004A0625"/>
    <w:rsid w:val="004A1B3E"/>
    <w:rsid w:val="004A3FC3"/>
    <w:rsid w:val="004A5C52"/>
    <w:rsid w:val="004B07B8"/>
    <w:rsid w:val="004B1E77"/>
    <w:rsid w:val="004B1F05"/>
    <w:rsid w:val="004B34FE"/>
    <w:rsid w:val="004B491D"/>
    <w:rsid w:val="004B6A1F"/>
    <w:rsid w:val="004B77BA"/>
    <w:rsid w:val="004C5AD4"/>
    <w:rsid w:val="004D08EE"/>
    <w:rsid w:val="004D10BA"/>
    <w:rsid w:val="004D5E99"/>
    <w:rsid w:val="004D5EFC"/>
    <w:rsid w:val="004D74A6"/>
    <w:rsid w:val="004D7683"/>
    <w:rsid w:val="004E7F9B"/>
    <w:rsid w:val="004F1C4E"/>
    <w:rsid w:val="004F590B"/>
    <w:rsid w:val="0050184E"/>
    <w:rsid w:val="00502C53"/>
    <w:rsid w:val="00504EEB"/>
    <w:rsid w:val="005062CE"/>
    <w:rsid w:val="00513DF9"/>
    <w:rsid w:val="005149AB"/>
    <w:rsid w:val="0051553C"/>
    <w:rsid w:val="00515818"/>
    <w:rsid w:val="00516DC2"/>
    <w:rsid w:val="005173B9"/>
    <w:rsid w:val="005208F3"/>
    <w:rsid w:val="00520A1D"/>
    <w:rsid w:val="00523813"/>
    <w:rsid w:val="005309AA"/>
    <w:rsid w:val="00531EAD"/>
    <w:rsid w:val="00532695"/>
    <w:rsid w:val="00533F54"/>
    <w:rsid w:val="00534F4A"/>
    <w:rsid w:val="00551411"/>
    <w:rsid w:val="00552A54"/>
    <w:rsid w:val="00552D9D"/>
    <w:rsid w:val="005542CD"/>
    <w:rsid w:val="0055620B"/>
    <w:rsid w:val="00557702"/>
    <w:rsid w:val="005611BD"/>
    <w:rsid w:val="00563CD4"/>
    <w:rsid w:val="00563DB7"/>
    <w:rsid w:val="00573F87"/>
    <w:rsid w:val="00573FDA"/>
    <w:rsid w:val="00575165"/>
    <w:rsid w:val="00577FC1"/>
    <w:rsid w:val="00580D8A"/>
    <w:rsid w:val="00581882"/>
    <w:rsid w:val="0058249A"/>
    <w:rsid w:val="0058736D"/>
    <w:rsid w:val="00587E1A"/>
    <w:rsid w:val="005A0E29"/>
    <w:rsid w:val="005A68A6"/>
    <w:rsid w:val="005B3201"/>
    <w:rsid w:val="005B40C4"/>
    <w:rsid w:val="005B617F"/>
    <w:rsid w:val="005B77D6"/>
    <w:rsid w:val="005C2AF3"/>
    <w:rsid w:val="005C4370"/>
    <w:rsid w:val="005D223C"/>
    <w:rsid w:val="005D2CC2"/>
    <w:rsid w:val="005D4D20"/>
    <w:rsid w:val="005D5383"/>
    <w:rsid w:val="005D7272"/>
    <w:rsid w:val="005D7C3F"/>
    <w:rsid w:val="005D7C75"/>
    <w:rsid w:val="005E1107"/>
    <w:rsid w:val="005E1966"/>
    <w:rsid w:val="005E4198"/>
    <w:rsid w:val="005E46E9"/>
    <w:rsid w:val="005E633B"/>
    <w:rsid w:val="005F1AE4"/>
    <w:rsid w:val="005F2F2C"/>
    <w:rsid w:val="005F38CF"/>
    <w:rsid w:val="005F50F2"/>
    <w:rsid w:val="00601B02"/>
    <w:rsid w:val="00602D5F"/>
    <w:rsid w:val="00605812"/>
    <w:rsid w:val="006078B4"/>
    <w:rsid w:val="00616906"/>
    <w:rsid w:val="006170B1"/>
    <w:rsid w:val="00617F42"/>
    <w:rsid w:val="006212FF"/>
    <w:rsid w:val="00623D6C"/>
    <w:rsid w:val="00623DC1"/>
    <w:rsid w:val="006267BC"/>
    <w:rsid w:val="00630C91"/>
    <w:rsid w:val="00631BE9"/>
    <w:rsid w:val="006330C3"/>
    <w:rsid w:val="00635CF2"/>
    <w:rsid w:val="006415DC"/>
    <w:rsid w:val="00642406"/>
    <w:rsid w:val="00657A32"/>
    <w:rsid w:val="006629E0"/>
    <w:rsid w:val="006636DF"/>
    <w:rsid w:val="00663AC4"/>
    <w:rsid w:val="00665310"/>
    <w:rsid w:val="00670035"/>
    <w:rsid w:val="006729DE"/>
    <w:rsid w:val="00674D06"/>
    <w:rsid w:val="006807D0"/>
    <w:rsid w:val="00686FDD"/>
    <w:rsid w:val="006872AD"/>
    <w:rsid w:val="00691647"/>
    <w:rsid w:val="006941DB"/>
    <w:rsid w:val="00697F95"/>
    <w:rsid w:val="006A1C61"/>
    <w:rsid w:val="006A4986"/>
    <w:rsid w:val="006A6D46"/>
    <w:rsid w:val="006B1B17"/>
    <w:rsid w:val="006B7193"/>
    <w:rsid w:val="006C01EC"/>
    <w:rsid w:val="006C161F"/>
    <w:rsid w:val="006C1BFA"/>
    <w:rsid w:val="006C64D9"/>
    <w:rsid w:val="006C6E01"/>
    <w:rsid w:val="006C7E98"/>
    <w:rsid w:val="006D1B32"/>
    <w:rsid w:val="006E153F"/>
    <w:rsid w:val="006E27B3"/>
    <w:rsid w:val="006E33B1"/>
    <w:rsid w:val="006E43CF"/>
    <w:rsid w:val="007037DD"/>
    <w:rsid w:val="00704444"/>
    <w:rsid w:val="00704994"/>
    <w:rsid w:val="00706CA8"/>
    <w:rsid w:val="00711930"/>
    <w:rsid w:val="00711F14"/>
    <w:rsid w:val="00721545"/>
    <w:rsid w:val="00722027"/>
    <w:rsid w:val="00724026"/>
    <w:rsid w:val="00727512"/>
    <w:rsid w:val="0072756F"/>
    <w:rsid w:val="00727BA5"/>
    <w:rsid w:val="00733B3C"/>
    <w:rsid w:val="00735801"/>
    <w:rsid w:val="00743AB5"/>
    <w:rsid w:val="00744194"/>
    <w:rsid w:val="00744823"/>
    <w:rsid w:val="0074523B"/>
    <w:rsid w:val="00746BA0"/>
    <w:rsid w:val="0075751E"/>
    <w:rsid w:val="007604C3"/>
    <w:rsid w:val="007604FE"/>
    <w:rsid w:val="00763460"/>
    <w:rsid w:val="007652A2"/>
    <w:rsid w:val="007709E2"/>
    <w:rsid w:val="007726F5"/>
    <w:rsid w:val="007737D2"/>
    <w:rsid w:val="00774AA4"/>
    <w:rsid w:val="00777942"/>
    <w:rsid w:val="00780AC5"/>
    <w:rsid w:val="00780DA7"/>
    <w:rsid w:val="00781C11"/>
    <w:rsid w:val="00786144"/>
    <w:rsid w:val="007976F2"/>
    <w:rsid w:val="007A1196"/>
    <w:rsid w:val="007A1A58"/>
    <w:rsid w:val="007A1E9A"/>
    <w:rsid w:val="007A66B8"/>
    <w:rsid w:val="007B24F9"/>
    <w:rsid w:val="007B254C"/>
    <w:rsid w:val="007B25DF"/>
    <w:rsid w:val="007B57C3"/>
    <w:rsid w:val="007B7573"/>
    <w:rsid w:val="007C087C"/>
    <w:rsid w:val="007C1BDA"/>
    <w:rsid w:val="007C545C"/>
    <w:rsid w:val="007D2BDF"/>
    <w:rsid w:val="007E15DF"/>
    <w:rsid w:val="007E27C9"/>
    <w:rsid w:val="007E397C"/>
    <w:rsid w:val="007E4628"/>
    <w:rsid w:val="007E7DE3"/>
    <w:rsid w:val="007F1731"/>
    <w:rsid w:val="007F36AE"/>
    <w:rsid w:val="007F4E5C"/>
    <w:rsid w:val="007F5F78"/>
    <w:rsid w:val="0080640D"/>
    <w:rsid w:val="00812C12"/>
    <w:rsid w:val="00817FC9"/>
    <w:rsid w:val="008221FE"/>
    <w:rsid w:val="00823A10"/>
    <w:rsid w:val="00824EC7"/>
    <w:rsid w:val="00827D4D"/>
    <w:rsid w:val="00830D79"/>
    <w:rsid w:val="00832904"/>
    <w:rsid w:val="008337BC"/>
    <w:rsid w:val="00834B56"/>
    <w:rsid w:val="00835585"/>
    <w:rsid w:val="008356FA"/>
    <w:rsid w:val="00835BE1"/>
    <w:rsid w:val="008363D1"/>
    <w:rsid w:val="0084317F"/>
    <w:rsid w:val="00845395"/>
    <w:rsid w:val="00845DA5"/>
    <w:rsid w:val="00847D20"/>
    <w:rsid w:val="00855FF4"/>
    <w:rsid w:val="00860EC5"/>
    <w:rsid w:val="00864696"/>
    <w:rsid w:val="0086476F"/>
    <w:rsid w:val="008676CB"/>
    <w:rsid w:val="00872353"/>
    <w:rsid w:val="00872A6B"/>
    <w:rsid w:val="00873EAD"/>
    <w:rsid w:val="008741B0"/>
    <w:rsid w:val="0087742E"/>
    <w:rsid w:val="0089033B"/>
    <w:rsid w:val="008920BF"/>
    <w:rsid w:val="00895828"/>
    <w:rsid w:val="00897F9D"/>
    <w:rsid w:val="008A18D1"/>
    <w:rsid w:val="008A2D6C"/>
    <w:rsid w:val="008A31EF"/>
    <w:rsid w:val="008B2878"/>
    <w:rsid w:val="008B3880"/>
    <w:rsid w:val="008B559B"/>
    <w:rsid w:val="008C177F"/>
    <w:rsid w:val="008D4FA5"/>
    <w:rsid w:val="008D54A7"/>
    <w:rsid w:val="008D5CB9"/>
    <w:rsid w:val="008D6BEF"/>
    <w:rsid w:val="008E28C5"/>
    <w:rsid w:val="008E2F10"/>
    <w:rsid w:val="008E3741"/>
    <w:rsid w:val="008E488F"/>
    <w:rsid w:val="008F0C61"/>
    <w:rsid w:val="008F2605"/>
    <w:rsid w:val="008F54F1"/>
    <w:rsid w:val="008F5DFD"/>
    <w:rsid w:val="009054CB"/>
    <w:rsid w:val="00906D85"/>
    <w:rsid w:val="00907963"/>
    <w:rsid w:val="00910DC8"/>
    <w:rsid w:val="00912CA4"/>
    <w:rsid w:val="00912ED7"/>
    <w:rsid w:val="009130F7"/>
    <w:rsid w:val="00913ACA"/>
    <w:rsid w:val="00916640"/>
    <w:rsid w:val="00921321"/>
    <w:rsid w:val="0092338B"/>
    <w:rsid w:val="009254A8"/>
    <w:rsid w:val="009314B1"/>
    <w:rsid w:val="00931500"/>
    <w:rsid w:val="00934B66"/>
    <w:rsid w:val="00937D4E"/>
    <w:rsid w:val="00943676"/>
    <w:rsid w:val="00944E56"/>
    <w:rsid w:val="00945152"/>
    <w:rsid w:val="009464C0"/>
    <w:rsid w:val="00953CE4"/>
    <w:rsid w:val="00955874"/>
    <w:rsid w:val="009572C1"/>
    <w:rsid w:val="009576DC"/>
    <w:rsid w:val="00963F12"/>
    <w:rsid w:val="00965D3D"/>
    <w:rsid w:val="009661F6"/>
    <w:rsid w:val="009722A4"/>
    <w:rsid w:val="00972623"/>
    <w:rsid w:val="00975E8C"/>
    <w:rsid w:val="00976D5E"/>
    <w:rsid w:val="00980C56"/>
    <w:rsid w:val="0098307F"/>
    <w:rsid w:val="009839EB"/>
    <w:rsid w:val="00985BE9"/>
    <w:rsid w:val="00992376"/>
    <w:rsid w:val="00995EE3"/>
    <w:rsid w:val="009A7916"/>
    <w:rsid w:val="009B2827"/>
    <w:rsid w:val="009B4D9A"/>
    <w:rsid w:val="009B6586"/>
    <w:rsid w:val="009B6933"/>
    <w:rsid w:val="009B72E0"/>
    <w:rsid w:val="009C1571"/>
    <w:rsid w:val="009C4265"/>
    <w:rsid w:val="009D16C7"/>
    <w:rsid w:val="009D2191"/>
    <w:rsid w:val="009D39F5"/>
    <w:rsid w:val="009D426D"/>
    <w:rsid w:val="009D6C6F"/>
    <w:rsid w:val="009E0E61"/>
    <w:rsid w:val="009E1BAC"/>
    <w:rsid w:val="009E2996"/>
    <w:rsid w:val="009E445A"/>
    <w:rsid w:val="009E7E15"/>
    <w:rsid w:val="009F3932"/>
    <w:rsid w:val="00A02FD8"/>
    <w:rsid w:val="00A03384"/>
    <w:rsid w:val="00A05026"/>
    <w:rsid w:val="00A07992"/>
    <w:rsid w:val="00A079B3"/>
    <w:rsid w:val="00A10959"/>
    <w:rsid w:val="00A10977"/>
    <w:rsid w:val="00A10FBC"/>
    <w:rsid w:val="00A1437A"/>
    <w:rsid w:val="00A145E4"/>
    <w:rsid w:val="00A213D1"/>
    <w:rsid w:val="00A25ACC"/>
    <w:rsid w:val="00A2653D"/>
    <w:rsid w:val="00A308EE"/>
    <w:rsid w:val="00A32148"/>
    <w:rsid w:val="00A32FAC"/>
    <w:rsid w:val="00A352A8"/>
    <w:rsid w:val="00A3798A"/>
    <w:rsid w:val="00A43FDC"/>
    <w:rsid w:val="00A54C4D"/>
    <w:rsid w:val="00A60BA5"/>
    <w:rsid w:val="00A66EFB"/>
    <w:rsid w:val="00A67E93"/>
    <w:rsid w:val="00A70FF5"/>
    <w:rsid w:val="00A74718"/>
    <w:rsid w:val="00A74778"/>
    <w:rsid w:val="00A775DA"/>
    <w:rsid w:val="00A80340"/>
    <w:rsid w:val="00A80E6A"/>
    <w:rsid w:val="00A81483"/>
    <w:rsid w:val="00A83970"/>
    <w:rsid w:val="00A84148"/>
    <w:rsid w:val="00A93C4B"/>
    <w:rsid w:val="00A95EEA"/>
    <w:rsid w:val="00A9653D"/>
    <w:rsid w:val="00A97405"/>
    <w:rsid w:val="00AA3A39"/>
    <w:rsid w:val="00AA6A65"/>
    <w:rsid w:val="00AA7A18"/>
    <w:rsid w:val="00AB2B97"/>
    <w:rsid w:val="00AB3653"/>
    <w:rsid w:val="00AB50F5"/>
    <w:rsid w:val="00AC07E7"/>
    <w:rsid w:val="00AC0AE3"/>
    <w:rsid w:val="00AC2653"/>
    <w:rsid w:val="00AC5677"/>
    <w:rsid w:val="00AD794D"/>
    <w:rsid w:val="00AD795B"/>
    <w:rsid w:val="00AE13F3"/>
    <w:rsid w:val="00AE2299"/>
    <w:rsid w:val="00AE5483"/>
    <w:rsid w:val="00AE693B"/>
    <w:rsid w:val="00AF0349"/>
    <w:rsid w:val="00B007C8"/>
    <w:rsid w:val="00B0215D"/>
    <w:rsid w:val="00B054AE"/>
    <w:rsid w:val="00B062F8"/>
    <w:rsid w:val="00B06533"/>
    <w:rsid w:val="00B06C65"/>
    <w:rsid w:val="00B10140"/>
    <w:rsid w:val="00B13691"/>
    <w:rsid w:val="00B170AB"/>
    <w:rsid w:val="00B17E67"/>
    <w:rsid w:val="00B17FBC"/>
    <w:rsid w:val="00B210C9"/>
    <w:rsid w:val="00B215D9"/>
    <w:rsid w:val="00B245F2"/>
    <w:rsid w:val="00B346C0"/>
    <w:rsid w:val="00B34FA8"/>
    <w:rsid w:val="00B35AF4"/>
    <w:rsid w:val="00B40C41"/>
    <w:rsid w:val="00B411EA"/>
    <w:rsid w:val="00B4128E"/>
    <w:rsid w:val="00B41E8F"/>
    <w:rsid w:val="00B446AF"/>
    <w:rsid w:val="00B46C7D"/>
    <w:rsid w:val="00B51D32"/>
    <w:rsid w:val="00B5236F"/>
    <w:rsid w:val="00B5292A"/>
    <w:rsid w:val="00B625AF"/>
    <w:rsid w:val="00B6275E"/>
    <w:rsid w:val="00B6350F"/>
    <w:rsid w:val="00B74565"/>
    <w:rsid w:val="00B74D66"/>
    <w:rsid w:val="00B76609"/>
    <w:rsid w:val="00B7725F"/>
    <w:rsid w:val="00B806FE"/>
    <w:rsid w:val="00B8502C"/>
    <w:rsid w:val="00B85ED5"/>
    <w:rsid w:val="00B9005A"/>
    <w:rsid w:val="00B906D5"/>
    <w:rsid w:val="00B950EE"/>
    <w:rsid w:val="00B95DD7"/>
    <w:rsid w:val="00BA507E"/>
    <w:rsid w:val="00BB272B"/>
    <w:rsid w:val="00BB507A"/>
    <w:rsid w:val="00BB77E0"/>
    <w:rsid w:val="00BC627F"/>
    <w:rsid w:val="00BD0DD2"/>
    <w:rsid w:val="00BD3266"/>
    <w:rsid w:val="00BD5D1A"/>
    <w:rsid w:val="00BD70A0"/>
    <w:rsid w:val="00BE0944"/>
    <w:rsid w:val="00BE310A"/>
    <w:rsid w:val="00BE62F2"/>
    <w:rsid w:val="00BF4350"/>
    <w:rsid w:val="00BF4C09"/>
    <w:rsid w:val="00BF51F4"/>
    <w:rsid w:val="00BF582B"/>
    <w:rsid w:val="00BF629F"/>
    <w:rsid w:val="00C0204B"/>
    <w:rsid w:val="00C12B62"/>
    <w:rsid w:val="00C139B3"/>
    <w:rsid w:val="00C152E9"/>
    <w:rsid w:val="00C324B7"/>
    <w:rsid w:val="00C33201"/>
    <w:rsid w:val="00C333BF"/>
    <w:rsid w:val="00C334CD"/>
    <w:rsid w:val="00C35310"/>
    <w:rsid w:val="00C503D3"/>
    <w:rsid w:val="00C54BE7"/>
    <w:rsid w:val="00C561FD"/>
    <w:rsid w:val="00C612DB"/>
    <w:rsid w:val="00C636C1"/>
    <w:rsid w:val="00C65478"/>
    <w:rsid w:val="00C655A6"/>
    <w:rsid w:val="00C65F66"/>
    <w:rsid w:val="00C70C6F"/>
    <w:rsid w:val="00C7128F"/>
    <w:rsid w:val="00C75898"/>
    <w:rsid w:val="00C75976"/>
    <w:rsid w:val="00C82C97"/>
    <w:rsid w:val="00C83491"/>
    <w:rsid w:val="00C8508C"/>
    <w:rsid w:val="00C868F9"/>
    <w:rsid w:val="00C9285A"/>
    <w:rsid w:val="00C93109"/>
    <w:rsid w:val="00C958F4"/>
    <w:rsid w:val="00CA0021"/>
    <w:rsid w:val="00CA56F2"/>
    <w:rsid w:val="00CA6C75"/>
    <w:rsid w:val="00CB0DEC"/>
    <w:rsid w:val="00CB3E95"/>
    <w:rsid w:val="00CB6E39"/>
    <w:rsid w:val="00CC5214"/>
    <w:rsid w:val="00CD4254"/>
    <w:rsid w:val="00CD43D3"/>
    <w:rsid w:val="00CD47A7"/>
    <w:rsid w:val="00CD5866"/>
    <w:rsid w:val="00CE4BB0"/>
    <w:rsid w:val="00CF046E"/>
    <w:rsid w:val="00D01B1B"/>
    <w:rsid w:val="00D03D68"/>
    <w:rsid w:val="00D04359"/>
    <w:rsid w:val="00D04811"/>
    <w:rsid w:val="00D058F6"/>
    <w:rsid w:val="00D100EF"/>
    <w:rsid w:val="00D15AA1"/>
    <w:rsid w:val="00D20083"/>
    <w:rsid w:val="00D20F69"/>
    <w:rsid w:val="00D2295B"/>
    <w:rsid w:val="00D242FB"/>
    <w:rsid w:val="00D2447E"/>
    <w:rsid w:val="00D25322"/>
    <w:rsid w:val="00D30C14"/>
    <w:rsid w:val="00D33996"/>
    <w:rsid w:val="00D35A37"/>
    <w:rsid w:val="00D365AF"/>
    <w:rsid w:val="00D3713F"/>
    <w:rsid w:val="00D43A83"/>
    <w:rsid w:val="00D4502C"/>
    <w:rsid w:val="00D5232D"/>
    <w:rsid w:val="00D52AE1"/>
    <w:rsid w:val="00D5308C"/>
    <w:rsid w:val="00D54909"/>
    <w:rsid w:val="00D57CC3"/>
    <w:rsid w:val="00D62A7E"/>
    <w:rsid w:val="00D64863"/>
    <w:rsid w:val="00D648FB"/>
    <w:rsid w:val="00D67C5B"/>
    <w:rsid w:val="00D80F83"/>
    <w:rsid w:val="00D8708F"/>
    <w:rsid w:val="00D90CF4"/>
    <w:rsid w:val="00D92A77"/>
    <w:rsid w:val="00D93030"/>
    <w:rsid w:val="00D9372C"/>
    <w:rsid w:val="00D94DFB"/>
    <w:rsid w:val="00D9568C"/>
    <w:rsid w:val="00D97683"/>
    <w:rsid w:val="00DA11D1"/>
    <w:rsid w:val="00DA1C82"/>
    <w:rsid w:val="00DA205F"/>
    <w:rsid w:val="00DA255C"/>
    <w:rsid w:val="00DA477E"/>
    <w:rsid w:val="00DA5394"/>
    <w:rsid w:val="00DB58DB"/>
    <w:rsid w:val="00DB5A93"/>
    <w:rsid w:val="00DC395C"/>
    <w:rsid w:val="00DC4B30"/>
    <w:rsid w:val="00DC5324"/>
    <w:rsid w:val="00DC65BD"/>
    <w:rsid w:val="00DC6F2C"/>
    <w:rsid w:val="00DC76C9"/>
    <w:rsid w:val="00DC7C9E"/>
    <w:rsid w:val="00DE2AB2"/>
    <w:rsid w:val="00DE33D1"/>
    <w:rsid w:val="00DE3CF8"/>
    <w:rsid w:val="00DE734D"/>
    <w:rsid w:val="00E01728"/>
    <w:rsid w:val="00E04B5B"/>
    <w:rsid w:val="00E10819"/>
    <w:rsid w:val="00E140B8"/>
    <w:rsid w:val="00E1516B"/>
    <w:rsid w:val="00E25506"/>
    <w:rsid w:val="00E25CB5"/>
    <w:rsid w:val="00E265E6"/>
    <w:rsid w:val="00E26EFC"/>
    <w:rsid w:val="00E27009"/>
    <w:rsid w:val="00E273A1"/>
    <w:rsid w:val="00E27A1D"/>
    <w:rsid w:val="00E3084B"/>
    <w:rsid w:val="00E31B0D"/>
    <w:rsid w:val="00E34D24"/>
    <w:rsid w:val="00E37472"/>
    <w:rsid w:val="00E44539"/>
    <w:rsid w:val="00E45272"/>
    <w:rsid w:val="00E514AC"/>
    <w:rsid w:val="00E53B30"/>
    <w:rsid w:val="00E541BE"/>
    <w:rsid w:val="00E57B33"/>
    <w:rsid w:val="00E617E3"/>
    <w:rsid w:val="00E62E5A"/>
    <w:rsid w:val="00E657CF"/>
    <w:rsid w:val="00E73242"/>
    <w:rsid w:val="00E806D0"/>
    <w:rsid w:val="00E825BD"/>
    <w:rsid w:val="00E879D9"/>
    <w:rsid w:val="00E902E7"/>
    <w:rsid w:val="00E90C17"/>
    <w:rsid w:val="00E93B4B"/>
    <w:rsid w:val="00E96D0A"/>
    <w:rsid w:val="00EA1B52"/>
    <w:rsid w:val="00EA38CD"/>
    <w:rsid w:val="00EA3CF0"/>
    <w:rsid w:val="00EB75F3"/>
    <w:rsid w:val="00EC139C"/>
    <w:rsid w:val="00EC1C9E"/>
    <w:rsid w:val="00EC4316"/>
    <w:rsid w:val="00EC5DA5"/>
    <w:rsid w:val="00EC642A"/>
    <w:rsid w:val="00ED323D"/>
    <w:rsid w:val="00ED5FE6"/>
    <w:rsid w:val="00ED7A77"/>
    <w:rsid w:val="00EE23B4"/>
    <w:rsid w:val="00EE6DBD"/>
    <w:rsid w:val="00EE7DC0"/>
    <w:rsid w:val="00EF3D0C"/>
    <w:rsid w:val="00EF439F"/>
    <w:rsid w:val="00EF686C"/>
    <w:rsid w:val="00EF74D6"/>
    <w:rsid w:val="00F067FC"/>
    <w:rsid w:val="00F106AD"/>
    <w:rsid w:val="00F10E5F"/>
    <w:rsid w:val="00F17A5D"/>
    <w:rsid w:val="00F21809"/>
    <w:rsid w:val="00F22D8A"/>
    <w:rsid w:val="00F2441E"/>
    <w:rsid w:val="00F25F51"/>
    <w:rsid w:val="00F267D6"/>
    <w:rsid w:val="00F3680B"/>
    <w:rsid w:val="00F41220"/>
    <w:rsid w:val="00F4521A"/>
    <w:rsid w:val="00F511BA"/>
    <w:rsid w:val="00F55AEA"/>
    <w:rsid w:val="00F60736"/>
    <w:rsid w:val="00F617BF"/>
    <w:rsid w:val="00F6297C"/>
    <w:rsid w:val="00F63F19"/>
    <w:rsid w:val="00F64B27"/>
    <w:rsid w:val="00F700DA"/>
    <w:rsid w:val="00F724AA"/>
    <w:rsid w:val="00F8125E"/>
    <w:rsid w:val="00F81FE8"/>
    <w:rsid w:val="00F828B5"/>
    <w:rsid w:val="00F86204"/>
    <w:rsid w:val="00F865D0"/>
    <w:rsid w:val="00F8759B"/>
    <w:rsid w:val="00F87B79"/>
    <w:rsid w:val="00F902C3"/>
    <w:rsid w:val="00F91214"/>
    <w:rsid w:val="00F93F47"/>
    <w:rsid w:val="00F94F4A"/>
    <w:rsid w:val="00F953D8"/>
    <w:rsid w:val="00FA123D"/>
    <w:rsid w:val="00FA3995"/>
    <w:rsid w:val="00FA5D77"/>
    <w:rsid w:val="00FA70D2"/>
    <w:rsid w:val="00FB0983"/>
    <w:rsid w:val="00FB1016"/>
    <w:rsid w:val="00FB238C"/>
    <w:rsid w:val="00FB2411"/>
    <w:rsid w:val="00FC5BDE"/>
    <w:rsid w:val="00FD4D24"/>
    <w:rsid w:val="00FD4D93"/>
    <w:rsid w:val="00FE09A1"/>
    <w:rsid w:val="00FE145F"/>
    <w:rsid w:val="00FE35D0"/>
    <w:rsid w:val="00FF6745"/>
    <w:rsid w:val="00FF7AE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5B74"/>
  <w15:chartTrackingRefBased/>
  <w15:docId w15:val="{CF53AC43-2031-4FD8-A411-3842515D4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FB3"/>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580D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98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0D8A"/>
    <w:pPr>
      <w:spacing w:before="100" w:beforeAutospacing="1" w:after="100" w:afterAutospacing="1"/>
    </w:pPr>
    <w:rPr>
      <w:lang w:val="en-CA" w:eastAsia="en-CA"/>
    </w:rPr>
  </w:style>
  <w:style w:type="character" w:customStyle="1" w:styleId="Heading1Char">
    <w:name w:val="Heading 1 Char"/>
    <w:basedOn w:val="DefaultParagraphFont"/>
    <w:link w:val="Heading1"/>
    <w:uiPriority w:val="9"/>
    <w:rsid w:val="00580D8A"/>
    <w:rPr>
      <w:rFonts w:asciiTheme="majorHAnsi" w:eastAsiaTheme="majorEastAsia" w:hAnsiTheme="majorHAnsi" w:cstheme="majorBidi"/>
      <w:color w:val="2F5496" w:themeColor="accent1" w:themeShade="BF"/>
      <w:sz w:val="32"/>
      <w:szCs w:val="32"/>
      <w:lang w:val="en-GB" w:eastAsia="en-GB"/>
    </w:rPr>
  </w:style>
  <w:style w:type="paragraph" w:styleId="ListParagraph">
    <w:name w:val="List Paragraph"/>
    <w:basedOn w:val="Normal"/>
    <w:uiPriority w:val="34"/>
    <w:qFormat/>
    <w:rsid w:val="00243FB3"/>
    <w:pPr>
      <w:ind w:left="720"/>
      <w:contextualSpacing/>
    </w:pPr>
  </w:style>
  <w:style w:type="paragraph" w:styleId="Caption">
    <w:name w:val="caption"/>
    <w:basedOn w:val="Normal"/>
    <w:next w:val="Normal"/>
    <w:uiPriority w:val="35"/>
    <w:unhideWhenUsed/>
    <w:qFormat/>
    <w:rsid w:val="00A70FF5"/>
    <w:pPr>
      <w:spacing w:after="200"/>
    </w:pPr>
    <w:rPr>
      <w:i/>
      <w:iCs/>
      <w:color w:val="44546A" w:themeColor="text2"/>
      <w:sz w:val="18"/>
      <w:szCs w:val="18"/>
    </w:rPr>
  </w:style>
  <w:style w:type="paragraph" w:styleId="Header">
    <w:name w:val="header"/>
    <w:basedOn w:val="Normal"/>
    <w:link w:val="HeaderChar"/>
    <w:uiPriority w:val="99"/>
    <w:unhideWhenUsed/>
    <w:rsid w:val="005D7272"/>
    <w:pPr>
      <w:tabs>
        <w:tab w:val="center" w:pos="4680"/>
        <w:tab w:val="right" w:pos="9360"/>
      </w:tabs>
    </w:pPr>
  </w:style>
  <w:style w:type="character" w:customStyle="1" w:styleId="HeaderChar">
    <w:name w:val="Header Char"/>
    <w:basedOn w:val="DefaultParagraphFont"/>
    <w:link w:val="Header"/>
    <w:uiPriority w:val="99"/>
    <w:rsid w:val="005D7272"/>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5D7272"/>
    <w:pPr>
      <w:tabs>
        <w:tab w:val="center" w:pos="4680"/>
        <w:tab w:val="right" w:pos="9360"/>
      </w:tabs>
    </w:pPr>
  </w:style>
  <w:style w:type="character" w:customStyle="1" w:styleId="FooterChar">
    <w:name w:val="Footer Char"/>
    <w:basedOn w:val="DefaultParagraphFont"/>
    <w:link w:val="Footer"/>
    <w:uiPriority w:val="99"/>
    <w:rsid w:val="005D7272"/>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5D7272"/>
    <w:pPr>
      <w:spacing w:line="259" w:lineRule="auto"/>
      <w:outlineLvl w:val="9"/>
    </w:pPr>
    <w:rPr>
      <w:lang w:val="en-US" w:eastAsia="en-US"/>
    </w:rPr>
  </w:style>
  <w:style w:type="paragraph" w:styleId="TOC1">
    <w:name w:val="toc 1"/>
    <w:basedOn w:val="Normal"/>
    <w:next w:val="Normal"/>
    <w:autoRedefine/>
    <w:uiPriority w:val="39"/>
    <w:unhideWhenUsed/>
    <w:rsid w:val="005D7272"/>
    <w:pPr>
      <w:spacing w:before="120"/>
    </w:pPr>
    <w:rPr>
      <w:rFonts w:asciiTheme="minorHAnsi" w:hAnsiTheme="minorHAnsi" w:cstheme="minorHAnsi"/>
      <w:b/>
      <w:bCs/>
      <w:i/>
      <w:iCs/>
      <w:szCs w:val="28"/>
    </w:rPr>
  </w:style>
  <w:style w:type="character" w:styleId="Hyperlink">
    <w:name w:val="Hyperlink"/>
    <w:basedOn w:val="DefaultParagraphFont"/>
    <w:uiPriority w:val="99"/>
    <w:unhideWhenUsed/>
    <w:rsid w:val="005D7272"/>
    <w:rPr>
      <w:color w:val="0563C1" w:themeColor="hyperlink"/>
      <w:u w:val="single"/>
    </w:rPr>
  </w:style>
  <w:style w:type="paragraph" w:styleId="TableofFigures">
    <w:name w:val="table of figures"/>
    <w:basedOn w:val="Normal"/>
    <w:next w:val="Normal"/>
    <w:uiPriority w:val="99"/>
    <w:unhideWhenUsed/>
    <w:rsid w:val="005D7272"/>
  </w:style>
  <w:style w:type="paragraph" w:styleId="Bibliography">
    <w:name w:val="Bibliography"/>
    <w:basedOn w:val="Normal"/>
    <w:next w:val="Normal"/>
    <w:uiPriority w:val="37"/>
    <w:unhideWhenUsed/>
    <w:rsid w:val="00697F95"/>
  </w:style>
  <w:style w:type="paragraph" w:styleId="BalloonText">
    <w:name w:val="Balloon Text"/>
    <w:basedOn w:val="Normal"/>
    <w:link w:val="BalloonTextChar"/>
    <w:uiPriority w:val="99"/>
    <w:semiHidden/>
    <w:unhideWhenUsed/>
    <w:rsid w:val="00630C91"/>
    <w:rPr>
      <w:rFonts w:ascii="Arial" w:hAnsi="Arial" w:cs="Arial"/>
      <w:sz w:val="18"/>
      <w:szCs w:val="18"/>
    </w:rPr>
  </w:style>
  <w:style w:type="character" w:customStyle="1" w:styleId="BalloonTextChar">
    <w:name w:val="Balloon Text Char"/>
    <w:basedOn w:val="DefaultParagraphFont"/>
    <w:link w:val="BalloonText"/>
    <w:uiPriority w:val="99"/>
    <w:semiHidden/>
    <w:rsid w:val="00630C91"/>
    <w:rPr>
      <w:rFonts w:ascii="Arial" w:eastAsia="Times New Roman" w:hAnsi="Arial" w:cs="Arial"/>
      <w:sz w:val="18"/>
      <w:szCs w:val="18"/>
      <w:lang w:val="en-GB" w:eastAsia="en-GB"/>
    </w:rPr>
  </w:style>
  <w:style w:type="table" w:styleId="TableGrid">
    <w:name w:val="Table Grid"/>
    <w:basedOn w:val="TableNormal"/>
    <w:uiPriority w:val="39"/>
    <w:rsid w:val="00FB2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F298B"/>
    <w:rPr>
      <w:rFonts w:asciiTheme="majorHAnsi" w:eastAsiaTheme="majorEastAsia" w:hAnsiTheme="majorHAnsi" w:cstheme="majorBidi"/>
      <w:color w:val="2F5496" w:themeColor="accent1" w:themeShade="BF"/>
      <w:sz w:val="26"/>
      <w:szCs w:val="26"/>
      <w:lang w:val="en-GB" w:eastAsia="en-GB"/>
    </w:rPr>
  </w:style>
  <w:style w:type="paragraph" w:styleId="TOC2">
    <w:name w:val="toc 2"/>
    <w:basedOn w:val="Normal"/>
    <w:next w:val="Normal"/>
    <w:autoRedefine/>
    <w:uiPriority w:val="39"/>
    <w:unhideWhenUsed/>
    <w:rsid w:val="001463F4"/>
    <w:pPr>
      <w:spacing w:before="120"/>
      <w:ind w:left="240"/>
    </w:pPr>
    <w:rPr>
      <w:rFonts w:asciiTheme="minorHAnsi" w:hAnsiTheme="minorHAnsi" w:cstheme="minorHAnsi"/>
      <w:b/>
      <w:bCs/>
      <w:sz w:val="22"/>
      <w:szCs w:val="26"/>
    </w:rPr>
  </w:style>
  <w:style w:type="paragraph" w:styleId="Revision">
    <w:name w:val="Revision"/>
    <w:hidden/>
    <w:uiPriority w:val="99"/>
    <w:semiHidden/>
    <w:rsid w:val="00C35310"/>
    <w:pPr>
      <w:spacing w:after="0"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C35310"/>
    <w:rPr>
      <w:sz w:val="16"/>
      <w:szCs w:val="16"/>
    </w:rPr>
  </w:style>
  <w:style w:type="paragraph" w:styleId="CommentText">
    <w:name w:val="annotation text"/>
    <w:basedOn w:val="Normal"/>
    <w:link w:val="CommentTextChar"/>
    <w:uiPriority w:val="99"/>
    <w:semiHidden/>
    <w:unhideWhenUsed/>
    <w:rsid w:val="00C35310"/>
    <w:rPr>
      <w:sz w:val="20"/>
      <w:szCs w:val="20"/>
    </w:rPr>
  </w:style>
  <w:style w:type="character" w:customStyle="1" w:styleId="CommentTextChar">
    <w:name w:val="Comment Text Char"/>
    <w:basedOn w:val="DefaultParagraphFont"/>
    <w:link w:val="CommentText"/>
    <w:uiPriority w:val="99"/>
    <w:semiHidden/>
    <w:rsid w:val="00C35310"/>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C35310"/>
    <w:rPr>
      <w:b/>
      <w:bCs/>
    </w:rPr>
  </w:style>
  <w:style w:type="character" w:customStyle="1" w:styleId="CommentSubjectChar">
    <w:name w:val="Comment Subject Char"/>
    <w:basedOn w:val="CommentTextChar"/>
    <w:link w:val="CommentSubject"/>
    <w:uiPriority w:val="99"/>
    <w:semiHidden/>
    <w:rsid w:val="00C35310"/>
    <w:rPr>
      <w:rFonts w:ascii="Times New Roman" w:eastAsia="Times New Roman" w:hAnsi="Times New Roman" w:cs="Times New Roman"/>
      <w:b/>
      <w:bCs/>
      <w:sz w:val="20"/>
      <w:szCs w:val="20"/>
      <w:lang w:val="en-GB" w:eastAsia="en-GB"/>
    </w:rPr>
  </w:style>
  <w:style w:type="character" w:styleId="UnresolvedMention">
    <w:name w:val="Unresolved Mention"/>
    <w:basedOn w:val="DefaultParagraphFont"/>
    <w:uiPriority w:val="99"/>
    <w:unhideWhenUsed/>
    <w:rsid w:val="00C35310"/>
    <w:rPr>
      <w:color w:val="605E5C"/>
      <w:shd w:val="clear" w:color="auto" w:fill="E1DFDD"/>
    </w:rPr>
  </w:style>
  <w:style w:type="character" w:styleId="Mention">
    <w:name w:val="Mention"/>
    <w:basedOn w:val="DefaultParagraphFont"/>
    <w:uiPriority w:val="99"/>
    <w:unhideWhenUsed/>
    <w:rsid w:val="00C35310"/>
    <w:rPr>
      <w:color w:val="2B579A"/>
      <w:shd w:val="clear" w:color="auto" w:fill="E1DFDD"/>
    </w:rPr>
  </w:style>
  <w:style w:type="paragraph" w:styleId="TOC3">
    <w:name w:val="toc 3"/>
    <w:basedOn w:val="Normal"/>
    <w:next w:val="Normal"/>
    <w:autoRedefine/>
    <w:uiPriority w:val="39"/>
    <w:semiHidden/>
    <w:unhideWhenUsed/>
    <w:rsid w:val="00663AC4"/>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663AC4"/>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663AC4"/>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663AC4"/>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663AC4"/>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663AC4"/>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663AC4"/>
    <w:pPr>
      <w:ind w:left="1920"/>
    </w:pPr>
    <w:rPr>
      <w:rFonts w:asciiTheme="minorHAnsi" w:hAnsiTheme="minorHAnsi" w:cstheme="minorHAnsi"/>
      <w:sz w:val="20"/>
    </w:rPr>
  </w:style>
  <w:style w:type="character" w:styleId="PlaceholderText">
    <w:name w:val="Placeholder Text"/>
    <w:basedOn w:val="DefaultParagraphFont"/>
    <w:uiPriority w:val="99"/>
    <w:semiHidden/>
    <w:rsid w:val="003E0A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786481">
      <w:bodyDiv w:val="1"/>
      <w:marLeft w:val="0"/>
      <w:marRight w:val="0"/>
      <w:marTop w:val="0"/>
      <w:marBottom w:val="0"/>
      <w:divBdr>
        <w:top w:val="none" w:sz="0" w:space="0" w:color="auto"/>
        <w:left w:val="none" w:sz="0" w:space="0" w:color="auto"/>
        <w:bottom w:val="none" w:sz="0" w:space="0" w:color="auto"/>
        <w:right w:val="none" w:sz="0" w:space="0" w:color="auto"/>
      </w:divBdr>
    </w:div>
    <w:div w:id="128184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customXml" Target="ink/ink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13T13:49:06.345"/>
    </inkml:context>
    <inkml:brush xml:id="br0">
      <inkml:brushProperty name="width" value="0.025" units="cm"/>
      <inkml:brushProperty name="height" value="0.025" units="cm"/>
    </inkml:brush>
  </inkml:definitions>
  <inkml:trace contextRef="#ctx0" brushRef="#br0">5 1007 4352,'0'-28'2176,"-4"18"-1536,8-1 2176,-4 11-2560,0 0 0,0 0 128,0 0 0,0-4-512,0 4 0,-4 4 256,4 3 128,0-3-1024,4 0 128,2 2-128,-6-2 0</inkml:trace>
  <inkml:trace contextRef="#ctx0" brushRef="#br0" timeOffset="1">313 149 1024,'48'-75'1408,"-47"73"-1280,-1 33 107,3 38 390,4-1 1,3 1-1,3-2 1,4 3-626,-2-2 591,-3-21-146,1-1-1,3 0 1,21 41-445,72 127 488,-79-158-369,1 1 158,1-1 1,4-1-1,2-2 0,1-2 1,4-2-1,11 9-277,-46-50 74,0-1-1,1-1 0,-1 0 1,1 0-1,0 0 1,1-1-1,-1-1 1,2 1-74,-7-4 14,-1 1 0,0-1 0,0-1 0,1 1 0,-1 0 0,0-1 0,1 1 0,-1-1 0,1 0 0,-1 0 0,1-1 0,-1 1 0,0 0 1,1-1-1,-1 0 0,0 0 0,0 0 0,1 0 0,-1-1 0,0 1 0,0-1 0,0 0 0,0 0 0,-1 0 0,1 0 0,-1 0 0,1-1 0,0 0-14,19-28 11,-1-2-1,-1 1 0,-2-2 0,-2-1 1,9-26-11,20-40-94,207-451-1826,-73 147-1067,-126 268 2070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13T13:25:54.905"/>
    </inkml:context>
    <inkml:brush xml:id="br0">
      <inkml:brushProperty name="width" value="0.025" units="cm"/>
      <inkml:brushProperty name="height" value="0.025" units="cm"/>
    </inkml:brush>
  </inkml:definitions>
  <inkml:trace contextRef="#ctx0" brushRef="#br0">5 1007 4352,'0'-28'2176,"-4"18"-1536,8-1 2176,-4 11-2560,0 0 0,0 0 128,0 0 0,0-4-512,0 4 0,-4 4 256,4 3 128,0-3-1024,4 0 128,2 2-128,-6-2 0</inkml:trace>
  <inkml:trace contextRef="#ctx0" brushRef="#br0" timeOffset="1777.71">313 149 1024,'48'-75'1408,"-47"73"-1280,-1 33 107,3 38 390,4-1 1,3 1-1,3-2 1,4 3-626,-2-2 591,-3-21-146,1-1-1,3 0 1,21 41-445,72 127 488,-79-158-369,1 1 158,1-1 1,4-1-1,2-2 0,1-2 1,4-2-1,11 9-277,-46-50 74,0-1-1,1-1 0,-1 0 1,1 0-1,0 0 1,1-1-1,-1-1 1,2 1-74,-7-4 14,-1 1 0,0-1 0,0-1 0,1 1 0,-1 0 0,0-1 0,1 1 0,-1-1 0,1 0 0,-1 0 0,1-1 0,-1 1 0,0 0 1,1-1-1,-1 0 0,0 0 0,0 0 0,1 0 0,-1-1 0,0 1 0,0-1 0,0 0 0,0 0 0,-1 0 0,1 0 0,-1 0 0,1-1 0,0 0-14,19-28 11,-1-2-1,-1 1 0,-2-2 0,-2-1 1,9-26-11,20-40-94,207-451-1826,-73 147-1067,-126 268 2070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641BFEF90B3048AA4148E73D72B421" ma:contentTypeVersion="13" ma:contentTypeDescription="Create a new document." ma:contentTypeScope="" ma:versionID="e61b79da2be4910d63ff8cd6ec7da886">
  <xsd:schema xmlns:xsd="http://www.w3.org/2001/XMLSchema" xmlns:xs="http://www.w3.org/2001/XMLSchema" xmlns:p="http://schemas.microsoft.com/office/2006/metadata/properties" xmlns:ns3="40ccf25f-e141-4f6e-b3ec-c6b5c79b0017" xmlns:ns4="2c3bec4e-1928-405e-8dcf-633acdaec8c1" targetNamespace="http://schemas.microsoft.com/office/2006/metadata/properties" ma:root="true" ma:fieldsID="ca8d2de43a511db5c29d96e018c18f9e" ns3:_="" ns4:_="">
    <xsd:import namespace="40ccf25f-e141-4f6e-b3ec-c6b5c79b0017"/>
    <xsd:import namespace="2c3bec4e-1928-405e-8dcf-633acdaec8c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cf25f-e141-4f6e-b3ec-c6b5c79b00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3bec4e-1928-405e-8dcf-633acdaec8c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1F3F76-F199-4696-90C5-552B0591A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cf25f-e141-4f6e-b3ec-c6b5c79b0017"/>
    <ds:schemaRef ds:uri="2c3bec4e-1928-405e-8dcf-633acdaec8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86948E-8852-F34B-B989-C65A5D6023F3}">
  <ds:schemaRefs>
    <ds:schemaRef ds:uri="http://schemas.openxmlformats.org/officeDocument/2006/bibliography"/>
  </ds:schemaRefs>
</ds:datastoreItem>
</file>

<file path=customXml/itemProps3.xml><?xml version="1.0" encoding="utf-8"?>
<ds:datastoreItem xmlns:ds="http://schemas.openxmlformats.org/officeDocument/2006/customXml" ds:itemID="{C7A7E7B3-DC64-4C14-A0BD-3EB064E9A08C}">
  <ds:schemaRefs>
    <ds:schemaRef ds:uri="http://schemas.microsoft.com/sharepoint/v3/contenttype/forms"/>
  </ds:schemaRefs>
</ds:datastoreItem>
</file>

<file path=customXml/itemProps4.xml><?xml version="1.0" encoding="utf-8"?>
<ds:datastoreItem xmlns:ds="http://schemas.openxmlformats.org/officeDocument/2006/customXml" ds:itemID="{CF77C9FD-5D95-43C4-B295-DF9168FCFF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1524</Words>
  <Characters>8692</Characters>
  <Application>Microsoft Office Word</Application>
  <DocSecurity>4</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Rajan</dc:creator>
  <cp:keywords/>
  <dc:description/>
  <cp:lastModifiedBy>Reza Rajan</cp:lastModifiedBy>
  <cp:revision>543</cp:revision>
  <cp:lastPrinted>2020-03-02T20:17:00Z</cp:lastPrinted>
  <dcterms:created xsi:type="dcterms:W3CDTF">2020-03-02T07:44:00Z</dcterms:created>
  <dcterms:modified xsi:type="dcterms:W3CDTF">2020-03-13T18:15:00Z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0x010100F4641BFEF90B3048AA4148E73D72B421</vt:lpwstr>
  </property>
</Properties>
</file>